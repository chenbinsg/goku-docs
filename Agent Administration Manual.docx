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4E7E4" w14:textId="77777777" w:rsidR="00066997" w:rsidRDefault="00066997">
      <w:pPr>
        <w:spacing w:before="2880" w:after="0"/>
      </w:pPr>
    </w:p>
    <w:p w14:paraId="70F0BFEF" w14:textId="77777777" w:rsidR="00066997" w:rsidRDefault="00000000">
      <w:pPr>
        <w:spacing w:after="480"/>
        <w:jc w:val="center"/>
      </w:pPr>
      <w:r>
        <w:rPr>
          <w:rFonts w:eastAsia="Arial"/>
          <w:b/>
          <w:bCs/>
          <w:color w:val="1F3864"/>
          <w:sz w:val="64"/>
          <w:szCs w:val="64"/>
        </w:rPr>
        <w:t>AIOS Agent 管理手册</w:t>
      </w:r>
    </w:p>
    <w:p w14:paraId="5F00372C" w14:textId="77777777" w:rsidR="00066997" w:rsidRDefault="00000000">
      <w:pPr>
        <w:spacing w:after="720"/>
        <w:jc w:val="center"/>
      </w:pPr>
      <w:r>
        <w:rPr>
          <w:rFonts w:eastAsia="Arial"/>
          <w:color w:val="4472C4"/>
          <w:sz w:val="32"/>
          <w:szCs w:val="32"/>
        </w:rPr>
        <w:t>面向 Agent 管理员与图标设计师</w:t>
      </w:r>
    </w:p>
    <w:p w14:paraId="26517CDC" w14:textId="77777777" w:rsidR="00066997" w:rsidRDefault="00000000">
      <w:pPr>
        <w:spacing w:after="0"/>
        <w:jc w:val="center"/>
      </w:pPr>
      <w:r>
        <w:rPr>
          <w:rFonts w:eastAsia="Arial"/>
          <w:color w:val="7F7F7F"/>
          <w:sz w:val="24"/>
          <w:szCs w:val="24"/>
        </w:rPr>
        <w:t>v1.1  |  2026-05-17</w:t>
      </w:r>
    </w:p>
    <w:p w14:paraId="1F2FD0A7" w14:textId="77777777" w:rsidR="00066997" w:rsidRDefault="00000000">
      <w:r>
        <w:br w:type="page"/>
      </w:r>
    </w:p>
    <w:p w14:paraId="08644A26" w14:textId="77777777" w:rsidR="00066997" w:rsidRDefault="00000000">
      <w:pPr>
        <w:pStyle w:val="1"/>
        <w:spacing w:before="360" w:after="180"/>
      </w:pPr>
      <w:r>
        <w:rPr>
          <w:sz w:val="32"/>
          <w:szCs w:val="32"/>
        </w:rPr>
        <w:lastRenderedPageBreak/>
        <w:t>第一章  概念体系</w:t>
      </w:r>
    </w:p>
    <w:p w14:paraId="0A7D3F1E" w14:textId="77777777" w:rsidR="00066997" w:rsidRDefault="00000000">
      <w:pPr>
        <w:pStyle w:val="2"/>
        <w:spacing w:before="240" w:after="120"/>
      </w:pPr>
      <w:r>
        <w:t>1.1  三层架构</w:t>
      </w:r>
    </w:p>
    <w:p w14:paraId="01EB14EE" w14:textId="77777777" w:rsidR="00066997" w:rsidRDefault="00000000">
      <w:r>
        <w:rPr>
          <w:rFonts w:eastAsia="Arial"/>
        </w:rPr>
        <w:t>AIOS 平台的 Agent 体系由三个层次组成，自底向上分别为：</w:t>
      </w:r>
    </w:p>
    <w:p w14:paraId="328E9653" w14:textId="77777777" w:rsidR="00066997" w:rsidRDefault="000669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066997" w14:paraId="3AFCA9E0" w14:textId="77777777" w:rsidTr="006A5EA9">
        <w:tblPrEx>
          <w:tblCellMar>
            <w:top w:w="0" w:type="dxa"/>
            <w:bottom w:w="0" w:type="dxa"/>
          </w:tblCellMar>
        </w:tblPrEx>
        <w:trPr>
          <w:trHeight w:val="312"/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B9E9" w14:textId="77777777" w:rsidR="00066997" w:rsidRDefault="00000000" w:rsidP="006A5EA9">
            <w:pPr>
              <w:spacing w:after="0"/>
            </w:pPr>
            <w:r>
              <w:rPr>
                <w:rFonts w:eastAsia="Arial"/>
                <w:b/>
                <w:bCs/>
                <w:sz w:val="20"/>
                <w:szCs w:val="20"/>
              </w:rPr>
              <w:t>层级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DC44" w14:textId="77777777" w:rsidR="00066997" w:rsidRDefault="00000000" w:rsidP="006A5EA9">
            <w:pPr>
              <w:spacing w:after="0"/>
            </w:pPr>
            <w:r>
              <w:rPr>
                <w:rFonts w:eastAsia="Arial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CE27" w14:textId="77777777" w:rsidR="00066997" w:rsidRDefault="00000000" w:rsidP="006A5EA9">
            <w:pPr>
              <w:spacing w:after="0"/>
            </w:pPr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</w:tr>
      <w:tr w:rsidR="00066997" w14:paraId="4BC0B9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CC06" w14:textId="77777777" w:rsidR="00066997" w:rsidRDefault="00000000" w:rsidP="006A5EA9">
            <w:pPr>
              <w:spacing w:after="0"/>
            </w:pPr>
            <w:r>
              <w:rPr>
                <w:rFonts w:eastAsia="Arial"/>
                <w:sz w:val="20"/>
                <w:szCs w:val="20"/>
              </w:rPr>
              <w:t>第一层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A6E5" w14:textId="77777777" w:rsidR="00066997" w:rsidRDefault="00000000" w:rsidP="006A5EA9">
            <w:pPr>
              <w:spacing w:after="0"/>
            </w:pPr>
            <w:r>
              <w:rPr>
                <w:rFonts w:eastAsia="Arial"/>
                <w:sz w:val="20"/>
                <w:szCs w:val="20"/>
              </w:rPr>
              <w:t>基础类型（Base Agent Type）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792E" w14:textId="77777777" w:rsidR="00066997" w:rsidRDefault="00000000" w:rsidP="006A5EA9">
            <w:pPr>
              <w:spacing w:after="0"/>
            </w:pPr>
            <w:r>
              <w:rPr>
                <w:rFonts w:eastAsia="Arial"/>
                <w:sz w:val="20"/>
                <w:szCs w:val="20"/>
              </w:rPr>
              <w:t>由工程师在代码中定义，决定该类型 Agent 可使用的工具集、最大步数和 Prompt 风格。示例：general、code、research</w:t>
            </w:r>
          </w:p>
        </w:tc>
      </w:tr>
      <w:tr w:rsidR="00066997" w14:paraId="6F6567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4FF0" w14:textId="77777777" w:rsidR="00066997" w:rsidRDefault="00000000" w:rsidP="006A5EA9">
            <w:pPr>
              <w:spacing w:after="0"/>
            </w:pPr>
            <w:r>
              <w:rPr>
                <w:rFonts w:eastAsia="Arial"/>
                <w:sz w:val="20"/>
                <w:szCs w:val="20"/>
              </w:rPr>
              <w:t>第二层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7929" w14:textId="77777777" w:rsidR="00066997" w:rsidRDefault="00000000" w:rsidP="006A5EA9">
            <w:pPr>
              <w:spacing w:after="0"/>
            </w:pPr>
            <w:r>
              <w:rPr>
                <w:rFonts w:eastAsia="Arial"/>
                <w:sz w:val="20"/>
                <w:szCs w:val="20"/>
              </w:rPr>
              <w:t>命名 Agent（Agent Definition）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04F7" w14:textId="77777777" w:rsidR="00066997" w:rsidRDefault="00000000" w:rsidP="006A5EA9">
            <w:pPr>
              <w:spacing w:after="0"/>
            </w:pPr>
            <w:r>
              <w:rPr>
                <w:rFonts w:eastAsia="Arial"/>
                <w:sz w:val="20"/>
                <w:szCs w:val="20"/>
              </w:rPr>
              <w:t>由管理员在界面中创建，具有唯一 slug、多语言名称、图标、描述和指令。存储于 agent_definitions 表及 backend/seeds/agents/{slug}.json</w:t>
            </w:r>
          </w:p>
        </w:tc>
      </w:tr>
      <w:tr w:rsidR="00066997" w14:paraId="74E457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BA49" w14:textId="77777777" w:rsidR="00066997" w:rsidRDefault="00000000" w:rsidP="006A5EA9">
            <w:pPr>
              <w:spacing w:after="0"/>
            </w:pPr>
            <w:r>
              <w:rPr>
                <w:rFonts w:eastAsia="Arial"/>
                <w:sz w:val="20"/>
                <w:szCs w:val="20"/>
              </w:rPr>
              <w:t>第三层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36BF" w14:textId="77777777" w:rsidR="00066997" w:rsidRDefault="00000000" w:rsidP="006A5EA9">
            <w:pPr>
              <w:spacing w:after="0"/>
            </w:pPr>
            <w:r>
              <w:rPr>
                <w:rFonts w:eastAsia="Arial"/>
                <w:sz w:val="20"/>
                <w:szCs w:val="20"/>
              </w:rPr>
              <w:t>运行实例（Running Instance）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0803" w14:textId="77777777" w:rsidR="00066997" w:rsidRDefault="00000000" w:rsidP="006A5EA9">
            <w:pPr>
              <w:spacing w:after="0"/>
            </w:pPr>
            <w:r>
              <w:rPr>
                <w:rFonts w:eastAsia="Arial"/>
                <w:sz w:val="20"/>
                <w:szCs w:val="20"/>
              </w:rPr>
              <w:t>每次对话时创建，继承命名 Agent 配置，记录消息历史、工具调用记录和 Token 消耗。存储于 conversations 表</w:t>
            </w:r>
          </w:p>
        </w:tc>
      </w:tr>
    </w:tbl>
    <w:p w14:paraId="7710A39B" w14:textId="77777777" w:rsidR="00066997" w:rsidRDefault="00066997">
      <w:pPr>
        <w:spacing w:after="80"/>
      </w:pPr>
    </w:p>
    <w:p w14:paraId="54616692" w14:textId="77777777" w:rsidR="00066997" w:rsidRDefault="00000000">
      <w:r>
        <w:rPr>
          <w:rFonts w:eastAsia="Arial"/>
          <w:b/>
          <w:bCs/>
        </w:rPr>
        <w:t>层级关系：</w:t>
      </w:r>
      <w:r>
        <w:rPr>
          <w:rFonts w:eastAsia="Arial"/>
        </w:rPr>
        <w:t>一个基础类型 → 派生多个命名 Agent → 每个命名 Agent 产生无数运行实例</w:t>
      </w:r>
    </w:p>
    <w:p w14:paraId="37A8D338" w14:textId="77777777" w:rsidR="00066997" w:rsidRDefault="00066997">
      <w:pPr>
        <w:spacing w:after="80"/>
      </w:pPr>
    </w:p>
    <w:p w14:paraId="62BBDF90" w14:textId="77777777" w:rsidR="00066997" w:rsidRDefault="00000000">
      <w:pPr>
        <w:pStyle w:val="2"/>
        <w:spacing w:before="240" w:after="120"/>
      </w:pPr>
      <w:r>
        <w:t>1.2  Slug 的重要性</w:t>
      </w:r>
    </w:p>
    <w:p w14:paraId="5C7C7772" w14:textId="77777777" w:rsidR="00066997" w:rsidRDefault="00000000">
      <w:r>
        <w:rPr>
          <w:rFonts w:eastAsia="Arial"/>
        </w:rPr>
        <w:t>Slug 是命名 Agent 的唯一标识符，贯穿系统多处，一旦确定应避免修改。</w:t>
      </w:r>
    </w:p>
    <w:p w14:paraId="2DFF2BFA" w14:textId="77777777" w:rsidR="00066997" w:rsidRDefault="00066997">
      <w:pPr>
        <w:spacing w:after="80"/>
      </w:pPr>
    </w:p>
    <w:p w14:paraId="3146EE50" w14:textId="77777777" w:rsidR="00066997" w:rsidRDefault="00000000">
      <w:pPr>
        <w:pStyle w:val="3"/>
        <w:spacing w:before="180" w:after="80"/>
      </w:pPr>
      <w:r>
        <w:t>格式规范</w:t>
      </w:r>
    </w:p>
    <w:p w14:paraId="09313A66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仅使用小写字母、数字和连字符，例如：japan-food-expert</w:t>
      </w:r>
    </w:p>
    <w:p w14:paraId="409A0B89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不得使用下划线、空格或大写字母</w:t>
      </w:r>
    </w:p>
    <w:p w14:paraId="70B94E40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建议 3-5 个英文单词，以连字符分隔</w:t>
      </w:r>
    </w:p>
    <w:p w14:paraId="0FFBD208" w14:textId="77777777" w:rsidR="00066997" w:rsidRDefault="00066997">
      <w:pPr>
        <w:spacing w:after="80"/>
      </w:pPr>
    </w:p>
    <w:p w14:paraId="4AB53C38" w14:textId="77777777" w:rsidR="00066997" w:rsidRDefault="00000000">
      <w:pPr>
        <w:pStyle w:val="3"/>
        <w:spacing w:before="180" w:after="80"/>
      </w:pPr>
      <w:r>
        <w:t>Slug 的三重绑定</w:t>
      </w:r>
    </w:p>
    <w:p w14:paraId="25D41CD8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图标文件：</w:t>
      </w:r>
      <w:r>
        <w:rPr>
          <w:rFonts w:eastAsia="Arial"/>
        </w:rPr>
        <w:t xml:space="preserve"> frontend/public/icons/{slug}.{ext}</w:t>
      </w:r>
    </w:p>
    <w:p w14:paraId="55633E8B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Seed 文件：</w:t>
      </w:r>
      <w:r>
        <w:rPr>
          <w:rFonts w:eastAsia="Arial"/>
        </w:rPr>
        <w:t xml:space="preserve"> backend/seeds/agents/{slug}.json</w:t>
      </w:r>
    </w:p>
    <w:p w14:paraId="5B633D8D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导出文件：</w:t>
      </w:r>
      <w:r>
        <w:rPr>
          <w:rFonts w:eastAsia="Arial"/>
        </w:rPr>
        <w:t xml:space="preserve"> {slug}_export.json</w:t>
      </w:r>
    </w:p>
    <w:p w14:paraId="093D2903" w14:textId="77777777" w:rsidR="00066997" w:rsidRDefault="00066997">
      <w:pPr>
        <w:spacing w:after="80"/>
      </w:pPr>
    </w:p>
    <w:p w14:paraId="0A5B02F4" w14:textId="77777777" w:rsidR="00066997" w:rsidRDefault="00000000">
      <w:pPr>
        <w:pStyle w:val="3"/>
        <w:spacing w:before="180" w:after="80"/>
      </w:pPr>
      <w:r>
        <w:t>命名原则</w:t>
      </w:r>
    </w:p>
    <w:p w14:paraId="608CFA38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以英文功能描述为主，语义清晰</w:t>
      </w:r>
    </w:p>
    <w:p w14:paraId="1B681D4C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连字符分隔单词，如：bank-reconciliation-expert</w:t>
      </w:r>
    </w:p>
    <w:p w14:paraId="0438B61E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避免使用下划线、空格或大写字母</w:t>
      </w:r>
    </w:p>
    <w:p w14:paraId="0EAF57A5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字数控制在 3-5 个英文单词</w:t>
      </w:r>
    </w:p>
    <w:p w14:paraId="6C1FA7A4" w14:textId="77777777" w:rsidR="00066997" w:rsidRDefault="00000000">
      <w:pPr>
        <w:pStyle w:val="1"/>
        <w:spacing w:before="360" w:after="180"/>
      </w:pPr>
      <w:r>
        <w:rPr>
          <w:sz w:val="32"/>
          <w:szCs w:val="32"/>
        </w:rPr>
        <w:lastRenderedPageBreak/>
        <w:t>第二章  Agent 的完整属性</w:t>
      </w:r>
    </w:p>
    <w:p w14:paraId="156F3125" w14:textId="77777777" w:rsidR="00066997" w:rsidRDefault="00000000">
      <w:pPr>
        <w:pStyle w:val="2"/>
        <w:spacing w:before="240" w:after="120"/>
      </w:pPr>
      <w:r>
        <w:t>2.1  属性总览（25 项）</w:t>
      </w:r>
    </w:p>
    <w:p w14:paraId="65BD27F0" w14:textId="77777777" w:rsidR="00066997" w:rsidRDefault="00000000">
      <w:r>
        <w:rPr>
          <w:rFonts w:eastAsia="Arial"/>
        </w:rPr>
        <w:t>下表列出命名 Agent 的全部可配置属性，带 * 的字段由系统自动管理，管理员无需手动填写。</w:t>
      </w:r>
    </w:p>
    <w:p w14:paraId="24B217AD" w14:textId="77777777" w:rsidR="00066997" w:rsidRDefault="000669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2720"/>
        <w:gridCol w:w="1139"/>
        <w:gridCol w:w="3851"/>
      </w:tblGrid>
      <w:tr w:rsidR="00066997" w14:paraId="7A5FDB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1A7E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属性名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3B07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3A8E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5092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</w:tr>
      <w:tr w:rsidR="00066997" w14:paraId="0BF6C1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4E00" w14:textId="77777777" w:rsidR="00066997" w:rsidRDefault="00000000">
            <w:r>
              <w:rPr>
                <w:rFonts w:eastAsia="Arial"/>
                <w:sz w:val="20"/>
                <w:szCs w:val="20"/>
              </w:rPr>
              <w:t>名称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238E" w14:textId="77777777" w:rsidR="00066997" w:rsidRDefault="00000000">
            <w:r>
              <w:rPr>
                <w:rFonts w:eastAsia="Arial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FB1FD" w14:textId="77777777" w:rsidR="00066997" w:rsidRDefault="00000000">
            <w:r>
              <w:rPr>
                <w:rFonts w:eastAsia="Arial"/>
                <w:sz w:val="20"/>
                <w:szCs w:val="20"/>
              </w:rPr>
              <w:t>UUID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019D" w14:textId="77777777" w:rsidR="00066997" w:rsidRDefault="00000000">
            <w:r>
              <w:rPr>
                <w:rFonts w:eastAsia="Arial"/>
                <w:sz w:val="20"/>
                <w:szCs w:val="20"/>
              </w:rPr>
              <w:t>系统自动生成，不可修改</w:t>
            </w:r>
          </w:p>
        </w:tc>
      </w:tr>
      <w:tr w:rsidR="00066997" w14:paraId="6E0D0B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E5B6" w14:textId="77777777" w:rsidR="00066997" w:rsidRDefault="00000000">
            <w:r>
              <w:rPr>
                <w:rFonts w:eastAsia="Arial"/>
                <w:sz w:val="20"/>
                <w:szCs w:val="20"/>
              </w:rPr>
              <w:t>Slug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4665" w14:textId="77777777" w:rsidR="00066997" w:rsidRDefault="00000000">
            <w:r>
              <w:rPr>
                <w:rFonts w:eastAsia="Arial"/>
                <w:sz w:val="20"/>
                <w:szCs w:val="20"/>
              </w:rPr>
              <w:t>slug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4AE8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ABA8" w14:textId="77777777" w:rsidR="00066997" w:rsidRDefault="00000000">
            <w:r>
              <w:rPr>
                <w:rFonts w:eastAsia="Arial"/>
                <w:sz w:val="20"/>
                <w:szCs w:val="20"/>
              </w:rPr>
              <w:t>全局唯一，用于文件命名和路由</w:t>
            </w:r>
          </w:p>
        </w:tc>
      </w:tr>
      <w:tr w:rsidR="00066997" w14:paraId="58E6D5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5AB1" w14:textId="77777777" w:rsidR="00066997" w:rsidRDefault="00000000">
            <w:r>
              <w:rPr>
                <w:rFonts w:eastAsia="Arial"/>
                <w:sz w:val="20"/>
                <w:szCs w:val="20"/>
              </w:rPr>
              <w:t>主名称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5FA04" w14:textId="77777777" w:rsidR="00066997" w:rsidRDefault="00000000">
            <w:r>
              <w:rPr>
                <w:rFonts w:eastAsia="Arial"/>
                <w:sz w:val="20"/>
                <w:szCs w:val="20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2A64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2E58" w14:textId="77777777" w:rsidR="00066997" w:rsidRDefault="00000000">
            <w:r>
              <w:rPr>
                <w:rFonts w:eastAsia="Arial"/>
                <w:sz w:val="20"/>
                <w:szCs w:val="20"/>
              </w:rPr>
              <w:t>主显示名，通常为英文</w:t>
            </w:r>
          </w:p>
        </w:tc>
      </w:tr>
      <w:tr w:rsidR="00066997" w14:paraId="5EFBC5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9525" w14:textId="77777777" w:rsidR="00066997" w:rsidRDefault="00000000">
            <w:r>
              <w:rPr>
                <w:rFonts w:eastAsia="Arial"/>
                <w:sz w:val="20"/>
                <w:szCs w:val="20"/>
              </w:rPr>
              <w:t>中文名称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7259" w14:textId="77777777" w:rsidR="00066997" w:rsidRDefault="00000000">
            <w:r>
              <w:rPr>
                <w:rFonts w:eastAsia="Arial"/>
                <w:sz w:val="20"/>
                <w:szCs w:val="20"/>
              </w:rPr>
              <w:t>name_i18n.zh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AC3A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21C7D" w14:textId="77777777" w:rsidR="00066997" w:rsidRDefault="00000000">
            <w:r>
              <w:rPr>
                <w:rFonts w:eastAsia="Arial"/>
                <w:sz w:val="20"/>
                <w:szCs w:val="20"/>
              </w:rPr>
              <w:t>中文界面显示</w:t>
            </w:r>
          </w:p>
        </w:tc>
      </w:tr>
      <w:tr w:rsidR="00066997" w14:paraId="343831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1F53" w14:textId="77777777" w:rsidR="00066997" w:rsidRDefault="00000000">
            <w:r>
              <w:rPr>
                <w:rFonts w:eastAsia="Arial"/>
                <w:sz w:val="20"/>
                <w:szCs w:val="20"/>
              </w:rPr>
              <w:t>英文名称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A08D" w14:textId="77777777" w:rsidR="00066997" w:rsidRDefault="00000000">
            <w:r>
              <w:rPr>
                <w:rFonts w:eastAsia="Arial"/>
                <w:sz w:val="20"/>
                <w:szCs w:val="20"/>
              </w:rPr>
              <w:t>name_i18n.en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FC31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BBC5" w14:textId="77777777" w:rsidR="00066997" w:rsidRDefault="00000000">
            <w:r>
              <w:rPr>
                <w:rFonts w:eastAsia="Arial"/>
                <w:sz w:val="20"/>
                <w:szCs w:val="20"/>
              </w:rPr>
              <w:t>英文界面显示</w:t>
            </w:r>
          </w:p>
        </w:tc>
      </w:tr>
      <w:tr w:rsidR="00066997" w14:paraId="05D673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2F5F" w14:textId="77777777" w:rsidR="00066997" w:rsidRDefault="00000000">
            <w:r>
              <w:rPr>
                <w:rFonts w:eastAsia="Arial"/>
                <w:sz w:val="20"/>
                <w:szCs w:val="20"/>
              </w:rPr>
              <w:t>日文名称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3ABC" w14:textId="77777777" w:rsidR="00066997" w:rsidRDefault="00000000">
            <w:r>
              <w:rPr>
                <w:rFonts w:eastAsia="Arial"/>
                <w:sz w:val="20"/>
                <w:szCs w:val="20"/>
              </w:rPr>
              <w:t>name_i18n.ja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1570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4D0B" w14:textId="77777777" w:rsidR="00066997" w:rsidRDefault="00000000">
            <w:r>
              <w:rPr>
                <w:rFonts w:eastAsia="Arial"/>
                <w:sz w:val="20"/>
                <w:szCs w:val="20"/>
              </w:rPr>
              <w:t>日文界面显示</w:t>
            </w:r>
          </w:p>
        </w:tc>
      </w:tr>
      <w:tr w:rsidR="00066997" w14:paraId="4F8BA4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C4FD" w14:textId="77777777" w:rsidR="00066997" w:rsidRDefault="00000000">
            <w:r>
              <w:rPr>
                <w:rFonts w:eastAsia="Arial"/>
                <w:sz w:val="20"/>
                <w:szCs w:val="20"/>
              </w:rPr>
              <w:t>描述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CEFD" w14:textId="77777777" w:rsidR="00066997" w:rsidRDefault="00000000">
            <w:r>
              <w:rPr>
                <w:rFonts w:eastAsia="Arial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98C7" w14:textId="77777777" w:rsidR="00066997" w:rsidRDefault="00000000">
            <w:r>
              <w:rPr>
                <w:rFonts w:eastAsia="Arial"/>
                <w:sz w:val="20"/>
                <w:szCs w:val="20"/>
              </w:rPr>
              <w:t>文本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CE1A" w14:textId="77777777" w:rsidR="00066997" w:rsidRDefault="00000000">
            <w:r>
              <w:rPr>
                <w:rFonts w:eastAsia="Arial"/>
                <w:sz w:val="20"/>
                <w:szCs w:val="20"/>
              </w:rPr>
              <w:t>Agent 功能简介，显示在列表卡片</w:t>
            </w:r>
          </w:p>
        </w:tc>
      </w:tr>
      <w:tr w:rsidR="00066997" w14:paraId="3A8659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29B7" w14:textId="77777777" w:rsidR="00066997" w:rsidRDefault="00000000">
            <w:r>
              <w:rPr>
                <w:rFonts w:eastAsia="Arial"/>
                <w:sz w:val="20"/>
                <w:szCs w:val="20"/>
              </w:rPr>
              <w:t>图标 URL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24A8" w14:textId="77777777" w:rsidR="00066997" w:rsidRDefault="00000000">
            <w:r>
              <w:rPr>
                <w:rFonts w:eastAsia="Arial"/>
                <w:sz w:val="20"/>
                <w:szCs w:val="20"/>
              </w:rPr>
              <w:t>figure_url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E5F8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49FD" w14:textId="77777777" w:rsidR="00066997" w:rsidRDefault="00000000">
            <w:r>
              <w:rPr>
                <w:rFonts w:eastAsia="Arial"/>
                <w:sz w:val="20"/>
                <w:szCs w:val="20"/>
              </w:rPr>
              <w:t>格式：/icons/{slug}.{ext}</w:t>
            </w:r>
          </w:p>
        </w:tc>
      </w:tr>
      <w:tr w:rsidR="00066997" w14:paraId="09501F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4634E" w14:textId="77777777" w:rsidR="00066997" w:rsidRDefault="00000000">
            <w:r>
              <w:rPr>
                <w:rFonts w:eastAsia="Arial"/>
                <w:sz w:val="20"/>
                <w:szCs w:val="20"/>
              </w:rPr>
              <w:t>备用图标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77A8" w14:textId="77777777" w:rsidR="00066997" w:rsidRDefault="00000000">
            <w:r>
              <w:rPr>
                <w:rFonts w:eastAsia="Arial"/>
                <w:sz w:val="20"/>
                <w:szCs w:val="20"/>
              </w:rPr>
              <w:t>icon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5D72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AA18" w14:textId="77777777" w:rsidR="00066997" w:rsidRDefault="00000000">
            <w:r>
              <w:rPr>
                <w:rFonts w:eastAsia="Arial"/>
                <w:sz w:val="20"/>
                <w:szCs w:val="20"/>
              </w:rPr>
              <w:t>Ant Design 图标名，无自定义图标时使用</w:t>
            </w:r>
          </w:p>
        </w:tc>
      </w:tr>
      <w:tr w:rsidR="00066997" w14:paraId="4C5AF9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0792" w14:textId="77777777" w:rsidR="00066997" w:rsidRDefault="00000000">
            <w:r>
              <w:rPr>
                <w:rFonts w:eastAsia="Arial"/>
                <w:sz w:val="20"/>
                <w:szCs w:val="20"/>
              </w:rPr>
              <w:t>基础类型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668D" w14:textId="77777777" w:rsidR="00066997" w:rsidRDefault="00000000">
            <w:r>
              <w:rPr>
                <w:rFonts w:eastAsia="Arial"/>
                <w:sz w:val="20"/>
                <w:szCs w:val="20"/>
              </w:rPr>
              <w:t>subagent_type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E207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DFDE" w14:textId="77777777" w:rsidR="00066997" w:rsidRDefault="00000000">
            <w:r>
              <w:rPr>
                <w:rFonts w:eastAsia="Arial"/>
                <w:sz w:val="20"/>
                <w:szCs w:val="20"/>
              </w:rPr>
              <w:t>决定可用工具集，参见第五章</w:t>
            </w:r>
          </w:p>
        </w:tc>
      </w:tr>
      <w:tr w:rsidR="00066997" w14:paraId="2C91EE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AF45" w14:textId="77777777" w:rsidR="00066997" w:rsidRDefault="00000000">
            <w:r>
              <w:rPr>
                <w:rFonts w:eastAsia="Arial"/>
                <w:sz w:val="20"/>
                <w:szCs w:val="20"/>
              </w:rPr>
              <w:t>行为指令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D584" w14:textId="77777777" w:rsidR="00066997" w:rsidRDefault="00000000">
            <w:r>
              <w:rPr>
                <w:rFonts w:eastAsia="Arial"/>
                <w:sz w:val="20"/>
                <w:szCs w:val="20"/>
              </w:rPr>
              <w:t>instructions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EE90" w14:textId="77777777" w:rsidR="00066997" w:rsidRDefault="00000000">
            <w:r>
              <w:rPr>
                <w:rFonts w:eastAsia="Arial"/>
                <w:sz w:val="20"/>
                <w:szCs w:val="20"/>
              </w:rPr>
              <w:t>文本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DA55" w14:textId="77777777" w:rsidR="00066997" w:rsidRDefault="00000000">
            <w:r>
              <w:rPr>
                <w:rFonts w:eastAsia="Arial"/>
                <w:sz w:val="20"/>
                <w:szCs w:val="20"/>
              </w:rPr>
              <w:t>Agent 的行为准则和专业知识</w:t>
            </w:r>
          </w:p>
        </w:tc>
      </w:tr>
      <w:tr w:rsidR="00066997" w14:paraId="065783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4AE4" w14:textId="77777777" w:rsidR="00066997" w:rsidRDefault="00000000">
            <w:r>
              <w:rPr>
                <w:rFonts w:eastAsia="Arial"/>
                <w:sz w:val="20"/>
                <w:szCs w:val="20"/>
              </w:rPr>
              <w:t>欢迎语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FDAC" w14:textId="77777777" w:rsidR="00066997" w:rsidRDefault="00000000">
            <w:r>
              <w:rPr>
                <w:rFonts w:eastAsia="Arial"/>
                <w:sz w:val="20"/>
                <w:szCs w:val="20"/>
              </w:rPr>
              <w:t>welcome_message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7818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E493" w14:textId="77777777" w:rsidR="00066997" w:rsidRDefault="00000000">
            <w:r>
              <w:rPr>
                <w:rFonts w:eastAsia="Arial"/>
                <w:sz w:val="20"/>
                <w:szCs w:val="20"/>
              </w:rPr>
              <w:t>对话开始时显示的主欢迎语</w:t>
            </w:r>
          </w:p>
        </w:tc>
      </w:tr>
      <w:tr w:rsidR="00066997" w14:paraId="28F5B1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B395" w14:textId="77777777" w:rsidR="00066997" w:rsidRDefault="00000000">
            <w:r>
              <w:rPr>
                <w:rFonts w:eastAsia="Arial"/>
                <w:sz w:val="20"/>
                <w:szCs w:val="20"/>
              </w:rPr>
              <w:t>中文欢迎语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5197" w14:textId="77777777" w:rsidR="00066997" w:rsidRDefault="00000000">
            <w:r>
              <w:rPr>
                <w:rFonts w:eastAsia="Arial"/>
                <w:sz w:val="20"/>
                <w:szCs w:val="20"/>
              </w:rPr>
              <w:t>welcome_message_i18n.zh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EE5D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3DD3" w14:textId="77777777" w:rsidR="00066997" w:rsidRDefault="00000000">
            <w:r>
              <w:rPr>
                <w:rFonts w:eastAsia="Arial"/>
                <w:sz w:val="20"/>
                <w:szCs w:val="20"/>
              </w:rPr>
              <w:t>中文欢迎词</w:t>
            </w:r>
          </w:p>
        </w:tc>
      </w:tr>
      <w:tr w:rsidR="00066997" w14:paraId="5C7A3B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B41F" w14:textId="77777777" w:rsidR="00066997" w:rsidRDefault="00000000">
            <w:r>
              <w:rPr>
                <w:rFonts w:eastAsia="Arial"/>
                <w:sz w:val="20"/>
                <w:szCs w:val="20"/>
              </w:rPr>
              <w:t>英文欢迎语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8F4DC" w14:textId="77777777" w:rsidR="00066997" w:rsidRDefault="00000000">
            <w:r>
              <w:rPr>
                <w:rFonts w:eastAsia="Arial"/>
                <w:sz w:val="20"/>
                <w:szCs w:val="20"/>
              </w:rPr>
              <w:t>welcome_message_i18n.en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6F77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1660" w14:textId="77777777" w:rsidR="00066997" w:rsidRDefault="00000000">
            <w:r>
              <w:rPr>
                <w:rFonts w:eastAsia="Arial"/>
                <w:sz w:val="20"/>
                <w:szCs w:val="20"/>
              </w:rPr>
              <w:t>英文欢迎词</w:t>
            </w:r>
          </w:p>
        </w:tc>
      </w:tr>
      <w:tr w:rsidR="00066997" w14:paraId="4F6A45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8F60" w14:textId="77777777" w:rsidR="00066997" w:rsidRDefault="00000000">
            <w:r>
              <w:rPr>
                <w:rFonts w:eastAsia="Arial"/>
                <w:sz w:val="20"/>
                <w:szCs w:val="20"/>
              </w:rPr>
              <w:t>日文欢迎语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3CE7" w14:textId="77777777" w:rsidR="00066997" w:rsidRDefault="00000000">
            <w:r>
              <w:rPr>
                <w:rFonts w:eastAsia="Arial"/>
                <w:sz w:val="20"/>
                <w:szCs w:val="20"/>
              </w:rPr>
              <w:t>welcome_message_i18n.ja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3A64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EB50" w14:textId="77777777" w:rsidR="00066997" w:rsidRDefault="00000000">
            <w:r>
              <w:rPr>
                <w:rFonts w:eastAsia="Arial"/>
                <w:sz w:val="20"/>
                <w:szCs w:val="20"/>
              </w:rPr>
              <w:t>日文欢迎词</w:t>
            </w:r>
          </w:p>
        </w:tc>
      </w:tr>
      <w:tr w:rsidR="00066997" w14:paraId="695D2A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F50B" w14:textId="77777777" w:rsidR="00066997" w:rsidRDefault="00000000">
            <w:r>
              <w:rPr>
                <w:rFonts w:eastAsia="Arial"/>
                <w:sz w:val="20"/>
                <w:szCs w:val="20"/>
              </w:rPr>
              <w:t>建议问题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84F6" w14:textId="77777777" w:rsidR="00066997" w:rsidRDefault="00000000">
            <w:r>
              <w:rPr>
                <w:rFonts w:eastAsia="Arial"/>
                <w:sz w:val="20"/>
                <w:szCs w:val="20"/>
              </w:rPr>
              <w:t>suggested_prompts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7C4D" w14:textId="77777777" w:rsidR="00066997" w:rsidRDefault="00000000">
            <w:r>
              <w:rPr>
                <w:rFonts w:eastAsia="Arial"/>
                <w:sz w:val="20"/>
                <w:szCs w:val="20"/>
              </w:rPr>
              <w:t>数组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D72E3" w14:textId="77777777" w:rsidR="00066997" w:rsidRDefault="00000000">
            <w:r>
              <w:rPr>
                <w:rFonts w:eastAsia="Arial"/>
                <w:sz w:val="20"/>
                <w:szCs w:val="20"/>
              </w:rPr>
              <w:t>建议用户尝试的问题列表</w:t>
            </w:r>
          </w:p>
        </w:tc>
      </w:tr>
      <w:tr w:rsidR="00066997" w14:paraId="003EB9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DCB4" w14:textId="77777777" w:rsidR="00066997" w:rsidRDefault="00000000">
            <w:r>
              <w:rPr>
                <w:rFonts w:eastAsia="Arial"/>
                <w:sz w:val="20"/>
                <w:szCs w:val="20"/>
              </w:rPr>
              <w:t>模型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C2FB" w14:textId="77777777" w:rsidR="00066997" w:rsidRDefault="00000000">
            <w:r>
              <w:rPr>
                <w:rFonts w:eastAsia="Arial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C5A3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9EFBC" w14:textId="77777777" w:rsidR="00066997" w:rsidRDefault="00000000">
            <w:r>
              <w:rPr>
                <w:rFonts w:eastAsia="Arial"/>
                <w:sz w:val="20"/>
                <w:szCs w:val="20"/>
              </w:rPr>
              <w:t>如 gpt-4o、claude-3-5-sonnet</w:t>
            </w:r>
          </w:p>
        </w:tc>
      </w:tr>
      <w:tr w:rsidR="00066997" w14:paraId="33793A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11B31" w14:textId="77777777" w:rsidR="00066997" w:rsidRDefault="00000000">
            <w:r>
              <w:rPr>
                <w:rFonts w:eastAsia="Arial"/>
                <w:sz w:val="20"/>
                <w:szCs w:val="20"/>
              </w:rPr>
              <w:t>最大步数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CDD6" w14:textId="77777777" w:rsidR="00066997" w:rsidRDefault="00000000">
            <w:r>
              <w:rPr>
                <w:rFonts w:eastAsia="Arial"/>
                <w:sz w:val="20"/>
                <w:szCs w:val="20"/>
              </w:rPr>
              <w:t>max_steps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8B4F" w14:textId="77777777" w:rsidR="00066997" w:rsidRDefault="00000000">
            <w:r>
              <w:rPr>
                <w:rFonts w:eastAsia="Arial"/>
                <w:sz w:val="20"/>
                <w:szCs w:val="20"/>
              </w:rPr>
              <w:t>整数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1876" w14:textId="77777777" w:rsidR="00066997" w:rsidRDefault="00000000">
            <w:r>
              <w:rPr>
                <w:rFonts w:eastAsia="Arial"/>
                <w:sz w:val="20"/>
                <w:szCs w:val="20"/>
              </w:rPr>
              <w:t>ReAct 循环最大次数，默认 20</w:t>
            </w:r>
          </w:p>
        </w:tc>
      </w:tr>
      <w:tr w:rsidR="00066997" w14:paraId="17CC9D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5BE7" w14:textId="77777777" w:rsidR="00066997" w:rsidRDefault="00000000">
            <w:r>
              <w:rPr>
                <w:rFonts w:eastAsia="Arial"/>
                <w:sz w:val="20"/>
                <w:szCs w:val="20"/>
              </w:rPr>
              <w:lastRenderedPageBreak/>
              <w:t>是否启用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7AD8" w14:textId="77777777" w:rsidR="00066997" w:rsidRDefault="00000000">
            <w:r>
              <w:rPr>
                <w:rFonts w:eastAsia="Arial"/>
                <w:sz w:val="20"/>
                <w:szCs w:val="20"/>
              </w:rPr>
              <w:t>is_active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86B6" w14:textId="77777777" w:rsidR="00066997" w:rsidRDefault="00000000">
            <w:r>
              <w:rPr>
                <w:rFonts w:eastAsia="Arial"/>
                <w:sz w:val="20"/>
                <w:szCs w:val="20"/>
              </w:rPr>
              <w:t>布尔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D094" w14:textId="77777777" w:rsidR="00066997" w:rsidRDefault="00000000">
            <w:r>
              <w:rPr>
                <w:rFonts w:eastAsia="Arial"/>
                <w:sz w:val="20"/>
                <w:szCs w:val="20"/>
              </w:rPr>
              <w:t>是否对用户可见</w:t>
            </w:r>
          </w:p>
        </w:tc>
      </w:tr>
      <w:tr w:rsidR="00066997" w14:paraId="79037A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59D6A" w14:textId="77777777" w:rsidR="00066997" w:rsidRDefault="00000000">
            <w:r>
              <w:rPr>
                <w:rFonts w:eastAsia="Arial"/>
                <w:sz w:val="20"/>
                <w:szCs w:val="20"/>
              </w:rPr>
              <w:t>可见范围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A07C" w14:textId="77777777" w:rsidR="00066997" w:rsidRDefault="00000000">
            <w:r>
              <w:rPr>
                <w:rFonts w:eastAsia="Arial"/>
                <w:sz w:val="20"/>
                <w:szCs w:val="20"/>
              </w:rPr>
              <w:t>visibility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78A2" w14:textId="77777777" w:rsidR="00066997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B28D" w14:textId="77777777" w:rsidR="00066997" w:rsidRDefault="00000000">
            <w:r>
              <w:rPr>
                <w:rFonts w:eastAsia="Arial"/>
                <w:sz w:val="20"/>
                <w:szCs w:val="20"/>
              </w:rPr>
              <w:t>public / department / private</w:t>
            </w:r>
          </w:p>
        </w:tc>
      </w:tr>
      <w:tr w:rsidR="00066997" w14:paraId="7CA1A5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51D1" w14:textId="77777777" w:rsidR="00066997" w:rsidRDefault="00000000">
            <w:r>
              <w:rPr>
                <w:rFonts w:eastAsia="Arial"/>
                <w:sz w:val="20"/>
                <w:szCs w:val="20"/>
              </w:rPr>
              <w:t>部门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6E81" w14:textId="77777777" w:rsidR="00066997" w:rsidRDefault="00000000">
            <w:r>
              <w:rPr>
                <w:rFonts w:eastAsia="Arial"/>
                <w:sz w:val="20"/>
                <w:szCs w:val="20"/>
              </w:rPr>
              <w:t>department_id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31D1" w14:textId="77777777" w:rsidR="00066997" w:rsidRDefault="00000000">
            <w:r>
              <w:rPr>
                <w:rFonts w:eastAsia="Arial"/>
                <w:sz w:val="20"/>
                <w:szCs w:val="20"/>
              </w:rPr>
              <w:t>UUID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E86E" w14:textId="77777777" w:rsidR="00066997" w:rsidRDefault="00000000">
            <w:r>
              <w:rPr>
                <w:rFonts w:eastAsia="Arial"/>
                <w:sz w:val="20"/>
                <w:szCs w:val="20"/>
              </w:rPr>
              <w:t>仅对指定部门可见时使用</w:t>
            </w:r>
          </w:p>
        </w:tc>
      </w:tr>
      <w:tr w:rsidR="00066997" w14:paraId="2F3F41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6699" w14:textId="77777777" w:rsidR="00066997" w:rsidRDefault="00000000">
            <w:r>
              <w:rPr>
                <w:rFonts w:eastAsia="Arial"/>
                <w:sz w:val="20"/>
                <w:szCs w:val="20"/>
              </w:rPr>
              <w:t>创建时间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EB4E" w14:textId="77777777" w:rsidR="00066997" w:rsidRDefault="00000000">
            <w:r>
              <w:rPr>
                <w:rFonts w:eastAsia="Arial"/>
                <w:sz w:val="20"/>
                <w:szCs w:val="20"/>
              </w:rPr>
              <w:t>created_at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BC24" w14:textId="77777777" w:rsidR="00066997" w:rsidRDefault="00000000">
            <w:r>
              <w:rPr>
                <w:rFonts w:eastAsia="Arial"/>
                <w:sz w:val="20"/>
                <w:szCs w:val="20"/>
              </w:rPr>
              <w:t>时间戳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BA2BF" w14:textId="77777777" w:rsidR="00066997" w:rsidRDefault="00000000">
            <w:r>
              <w:rPr>
                <w:rFonts w:eastAsia="Arial"/>
                <w:sz w:val="20"/>
                <w:szCs w:val="20"/>
              </w:rPr>
              <w:t>系统自动记录</w:t>
            </w:r>
          </w:p>
        </w:tc>
      </w:tr>
      <w:tr w:rsidR="00066997" w14:paraId="5BA67D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877D" w14:textId="77777777" w:rsidR="00066997" w:rsidRDefault="00000000">
            <w:r>
              <w:rPr>
                <w:rFonts w:eastAsia="Arial"/>
                <w:sz w:val="20"/>
                <w:szCs w:val="20"/>
              </w:rPr>
              <w:t>更新时间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948F" w14:textId="77777777" w:rsidR="00066997" w:rsidRDefault="00000000">
            <w:r>
              <w:rPr>
                <w:rFonts w:eastAsia="Arial"/>
                <w:sz w:val="20"/>
                <w:szCs w:val="20"/>
              </w:rPr>
              <w:t>updated_at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D1D19" w14:textId="77777777" w:rsidR="00066997" w:rsidRDefault="00000000">
            <w:r>
              <w:rPr>
                <w:rFonts w:eastAsia="Arial"/>
                <w:sz w:val="20"/>
                <w:szCs w:val="20"/>
              </w:rPr>
              <w:t>时间戳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182F" w14:textId="77777777" w:rsidR="00066997" w:rsidRDefault="00000000">
            <w:r>
              <w:rPr>
                <w:rFonts w:eastAsia="Arial"/>
                <w:sz w:val="20"/>
                <w:szCs w:val="20"/>
              </w:rPr>
              <w:t>系统自动更新</w:t>
            </w:r>
          </w:p>
        </w:tc>
      </w:tr>
      <w:tr w:rsidR="00066997" w14:paraId="01EA84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A563" w14:textId="77777777" w:rsidR="00066997" w:rsidRDefault="00000000">
            <w:r>
              <w:rPr>
                <w:rFonts w:eastAsia="Arial"/>
                <w:sz w:val="20"/>
                <w:szCs w:val="20"/>
              </w:rPr>
              <w:t>租户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8ADA" w14:textId="77777777" w:rsidR="00066997" w:rsidRDefault="00000000">
            <w:r>
              <w:rPr>
                <w:rFonts w:eastAsia="Arial"/>
                <w:sz w:val="20"/>
                <w:szCs w:val="20"/>
              </w:rPr>
              <w:t>tenant_id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9667" w14:textId="77777777" w:rsidR="00066997" w:rsidRDefault="00000000">
            <w:r>
              <w:rPr>
                <w:rFonts w:eastAsia="Arial"/>
                <w:sz w:val="20"/>
                <w:szCs w:val="20"/>
              </w:rPr>
              <w:t>UUID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B2A8" w14:textId="77777777" w:rsidR="00066997" w:rsidRDefault="00000000">
            <w:r>
              <w:rPr>
                <w:rFonts w:eastAsia="Arial"/>
                <w:sz w:val="20"/>
                <w:szCs w:val="20"/>
              </w:rPr>
              <w:t>多租户隔离，系统自动注入</w:t>
            </w:r>
          </w:p>
        </w:tc>
      </w:tr>
      <w:tr w:rsidR="00066997" w14:paraId="0474AF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F9C4" w14:textId="77777777" w:rsidR="00066997" w:rsidRDefault="00000000">
            <w:r>
              <w:rPr>
                <w:rFonts w:eastAsia="Arial"/>
                <w:sz w:val="20"/>
                <w:szCs w:val="20"/>
              </w:rPr>
              <w:t>标签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8822" w14:textId="77777777" w:rsidR="00066997" w:rsidRDefault="00000000">
            <w:r>
              <w:rPr>
                <w:rFonts w:eastAsia="Arial"/>
                <w:sz w:val="20"/>
                <w:szCs w:val="20"/>
              </w:rPr>
              <w:t>tags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461C" w14:textId="77777777" w:rsidR="00066997" w:rsidRDefault="00000000">
            <w:r>
              <w:rPr>
                <w:rFonts w:eastAsia="Arial"/>
                <w:sz w:val="20"/>
                <w:szCs w:val="20"/>
              </w:rPr>
              <w:t>数组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7E22" w14:textId="77777777" w:rsidR="00066997" w:rsidRDefault="00000000">
            <w:r>
              <w:rPr>
                <w:rFonts w:eastAsia="Arial"/>
                <w:sz w:val="20"/>
                <w:szCs w:val="20"/>
              </w:rPr>
              <w:t>用于筛选和分类</w:t>
            </w:r>
          </w:p>
        </w:tc>
      </w:tr>
    </w:tbl>
    <w:p w14:paraId="0B835038" w14:textId="77777777" w:rsidR="00066997" w:rsidRDefault="00066997">
      <w:pPr>
        <w:spacing w:after="80"/>
      </w:pPr>
    </w:p>
    <w:p w14:paraId="47A930D0" w14:textId="77777777" w:rsidR="00066997" w:rsidRDefault="00000000">
      <w:pPr>
        <w:pStyle w:val="2"/>
        <w:spacing w:before="240" w:after="120"/>
      </w:pPr>
      <w:r>
        <w:t>2.2  图标属性详解</w:t>
      </w:r>
    </w:p>
    <w:p w14:paraId="40C26571" w14:textId="77777777" w:rsidR="00066997" w:rsidRDefault="00000000">
      <w:pPr>
        <w:pStyle w:val="3"/>
        <w:spacing w:before="180" w:after="80"/>
      </w:pPr>
      <w:r>
        <w:t>形式一：自定义图标（推荐）</w:t>
      </w:r>
    </w:p>
    <w:p w14:paraId="7CBA7DA2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figure_url</w:t>
      </w:r>
      <w:r>
        <w:rPr>
          <w:rFonts w:eastAsia="Arial"/>
        </w:rPr>
        <w:t xml:space="preserve"> 设置为 /icons/{slug}.ext</w:t>
      </w:r>
    </w:p>
    <w:p w14:paraId="1972AB09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图标文件存放于 frontend/public/icons/ 目录</w:t>
      </w:r>
    </w:p>
    <w:p w14:paraId="5F18436C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支持格式：SVG（推荐）/ PNG / JPG / WebP</w:t>
      </w:r>
    </w:p>
    <w:p w14:paraId="40DF6731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文件名必须与 slug 完全一致</w:t>
      </w:r>
      <w:r>
        <w:rPr>
          <w:rFonts w:eastAsia="Arial"/>
        </w:rPr>
        <w:t>，区分大小写</w:t>
      </w:r>
    </w:p>
    <w:p w14:paraId="55869E4A" w14:textId="77777777" w:rsidR="00066997" w:rsidRDefault="00066997">
      <w:pPr>
        <w:spacing w:after="80"/>
      </w:pPr>
    </w:p>
    <w:p w14:paraId="28734E68" w14:textId="77777777" w:rsidR="00066997" w:rsidRDefault="00000000">
      <w:pPr>
        <w:pStyle w:val="3"/>
        <w:spacing w:before="180" w:after="80"/>
      </w:pPr>
      <w:r>
        <w:t>形式二：Ant Design 内置图标（兜底方案）</w:t>
      </w:r>
    </w:p>
    <w:p w14:paraId="6A93B73B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icon</w:t>
      </w:r>
      <w:r>
        <w:rPr>
          <w:rFonts w:eastAsia="Arial"/>
        </w:rPr>
        <w:t xml:space="preserve"> 字段填写图标名，例如：RobotOutlined</w:t>
      </w:r>
    </w:p>
    <w:p w14:paraId="3FE94F44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figure_url 留空即可</w:t>
      </w:r>
    </w:p>
    <w:p w14:paraId="7492AEB4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适用于暂无自定义图标的情况</w:t>
      </w:r>
    </w:p>
    <w:p w14:paraId="3A4528C6" w14:textId="77777777" w:rsidR="00066997" w:rsidRDefault="00066997">
      <w:pPr>
        <w:spacing w:after="80"/>
      </w:pPr>
    </w:p>
    <w:p w14:paraId="0A3A17AA" w14:textId="77777777" w:rsidR="00066997" w:rsidRDefault="00000000">
      <w:pPr>
        <w:pStyle w:val="3"/>
        <w:spacing w:before="180" w:after="80"/>
      </w:pPr>
      <w:r>
        <w:t>图标路径对照示例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960"/>
      </w:tblGrid>
      <w:tr w:rsidR="00066997" w14:paraId="5355B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A7F2A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Slug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671E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figure_url 字段值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C34A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实际文件路径</w:t>
            </w:r>
          </w:p>
        </w:tc>
      </w:tr>
      <w:tr w:rsidR="00066997" w14:paraId="54F565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49ED" w14:textId="77777777" w:rsidR="00066997" w:rsidRDefault="00000000">
            <w:r>
              <w:rPr>
                <w:rFonts w:eastAsia="Arial"/>
                <w:sz w:val="20"/>
                <w:szCs w:val="20"/>
              </w:rPr>
              <w:t>japan-food-expert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D512" w14:textId="77777777" w:rsidR="00066997" w:rsidRDefault="00000000">
            <w:r>
              <w:rPr>
                <w:rFonts w:eastAsia="Arial"/>
                <w:sz w:val="20"/>
                <w:szCs w:val="20"/>
              </w:rPr>
              <w:t>/icons/japan-food-expert.svg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1AC9" w14:textId="77777777" w:rsidR="00066997" w:rsidRDefault="00000000">
            <w:r>
              <w:rPr>
                <w:rFonts w:eastAsia="Arial"/>
                <w:sz w:val="20"/>
                <w:szCs w:val="20"/>
              </w:rPr>
              <w:t>frontend/public/icons/japan-food-expert.svg</w:t>
            </w:r>
          </w:p>
        </w:tc>
      </w:tr>
      <w:tr w:rsidR="00066997" w14:paraId="54342C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14A5" w14:textId="77777777" w:rsidR="00066997" w:rsidRDefault="00000000">
            <w:r>
              <w:rPr>
                <w:rFonts w:eastAsia="Arial"/>
                <w:sz w:val="20"/>
                <w:szCs w:val="20"/>
              </w:rPr>
              <w:t>market-analyst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EB44" w14:textId="77777777" w:rsidR="00066997" w:rsidRDefault="00000000">
            <w:r>
              <w:rPr>
                <w:rFonts w:eastAsia="Arial"/>
                <w:sz w:val="20"/>
                <w:szCs w:val="20"/>
              </w:rPr>
              <w:t>/icons/market-analyst.svg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43B4" w14:textId="77777777" w:rsidR="00066997" w:rsidRDefault="00000000">
            <w:r>
              <w:rPr>
                <w:rFonts w:eastAsia="Arial"/>
                <w:sz w:val="20"/>
                <w:szCs w:val="20"/>
              </w:rPr>
              <w:t>frontend/public/icons/market-analyst.svg</w:t>
            </w:r>
          </w:p>
        </w:tc>
      </w:tr>
      <w:tr w:rsidR="00066997" w14:paraId="0FA4A2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2739" w14:textId="77777777" w:rsidR="00066997" w:rsidRDefault="00000000">
            <w:r>
              <w:rPr>
                <w:rFonts w:eastAsia="Arial"/>
                <w:sz w:val="20"/>
                <w:szCs w:val="20"/>
              </w:rPr>
              <w:t>customer-service-specialist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ACEC" w14:textId="77777777" w:rsidR="00066997" w:rsidRDefault="00000000">
            <w:r>
              <w:rPr>
                <w:rFonts w:eastAsia="Arial"/>
                <w:sz w:val="20"/>
                <w:szCs w:val="20"/>
              </w:rPr>
              <w:t>/icons/customer-service-specialist.svg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8CE9" w14:textId="77777777" w:rsidR="00066997" w:rsidRDefault="00000000">
            <w:r>
              <w:rPr>
                <w:rFonts w:eastAsia="Arial"/>
                <w:sz w:val="20"/>
                <w:szCs w:val="20"/>
              </w:rPr>
              <w:t>frontend/public/icons/customer-service-specialist.svg</w:t>
            </w:r>
          </w:p>
        </w:tc>
      </w:tr>
    </w:tbl>
    <w:p w14:paraId="3A06A2B6" w14:textId="77777777" w:rsidR="00066997" w:rsidRDefault="00000000">
      <w:r>
        <w:br w:type="page"/>
      </w:r>
    </w:p>
    <w:p w14:paraId="2B9CECD8" w14:textId="77777777" w:rsidR="00066997" w:rsidRDefault="00000000">
      <w:pPr>
        <w:pStyle w:val="1"/>
        <w:spacing w:before="360" w:after="180"/>
      </w:pPr>
      <w:r>
        <w:rPr>
          <w:sz w:val="32"/>
          <w:szCs w:val="32"/>
        </w:rPr>
        <w:lastRenderedPageBreak/>
        <w:t>第三章  名称体系</w:t>
      </w:r>
    </w:p>
    <w:p w14:paraId="3E36F44F" w14:textId="77777777" w:rsidR="00066997" w:rsidRDefault="00000000">
      <w:pPr>
        <w:pStyle w:val="2"/>
        <w:spacing w:before="240" w:after="120"/>
      </w:pPr>
      <w:r>
        <w:t>3.1  名称关系总览</w:t>
      </w:r>
    </w:p>
    <w:p w14:paraId="5D474C5F" w14:textId="77777777" w:rsidR="00066997" w:rsidRDefault="00000000">
      <w:r>
        <w:rPr>
          <w:rFonts w:eastAsia="Arial"/>
        </w:rPr>
        <w:t>一个 Agent 拥有多种名称形式，各自用途不同，需保持语义一致性。</w:t>
      </w:r>
    </w:p>
    <w:p w14:paraId="1349B1E7" w14:textId="77777777" w:rsidR="00066997" w:rsidRDefault="000669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960"/>
      </w:tblGrid>
      <w:tr w:rsidR="00066997" w14:paraId="38569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B926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名称类型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8C32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2624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13F6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示例</w:t>
            </w:r>
          </w:p>
        </w:tc>
      </w:tr>
      <w:tr w:rsidR="00066997" w14:paraId="411456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F1FA" w14:textId="77777777" w:rsidR="00066997" w:rsidRDefault="00000000">
            <w:r>
              <w:rPr>
                <w:rFonts w:eastAsia="Arial"/>
                <w:sz w:val="20"/>
                <w:szCs w:val="20"/>
              </w:rPr>
              <w:t>Slug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F123" w14:textId="77777777" w:rsidR="00066997" w:rsidRDefault="00000000">
            <w:r>
              <w:rPr>
                <w:rFonts w:eastAsia="Arial"/>
                <w:sz w:val="20"/>
                <w:szCs w:val="20"/>
              </w:rPr>
              <w:t>slug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CC85" w14:textId="77777777" w:rsidR="00066997" w:rsidRDefault="00000000">
            <w:r>
              <w:rPr>
                <w:rFonts w:eastAsia="Arial"/>
                <w:sz w:val="20"/>
                <w:szCs w:val="20"/>
              </w:rPr>
              <w:t>文件命名 / API 标识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C716" w14:textId="77777777" w:rsidR="00066997" w:rsidRDefault="00000000">
            <w:r>
              <w:rPr>
                <w:rFonts w:eastAsia="Arial"/>
                <w:sz w:val="20"/>
                <w:szCs w:val="20"/>
              </w:rPr>
              <w:t>japan-food-expert</w:t>
            </w:r>
          </w:p>
        </w:tc>
      </w:tr>
      <w:tr w:rsidR="00066997" w14:paraId="056CC2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BAB5" w14:textId="77777777" w:rsidR="00066997" w:rsidRDefault="00000000">
            <w:r>
              <w:rPr>
                <w:rFonts w:eastAsia="Arial"/>
                <w:sz w:val="20"/>
                <w:szCs w:val="20"/>
              </w:rPr>
              <w:t>主名称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78B6" w14:textId="77777777" w:rsidR="00066997" w:rsidRDefault="00000000">
            <w:r>
              <w:rPr>
                <w:rFonts w:eastAsia="Arial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B87C" w14:textId="77777777" w:rsidR="00066997" w:rsidRDefault="00000000">
            <w:r>
              <w:rPr>
                <w:rFonts w:eastAsia="Arial"/>
                <w:sz w:val="20"/>
                <w:szCs w:val="20"/>
              </w:rPr>
              <w:t>数据库主键名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22C6" w14:textId="77777777" w:rsidR="00066997" w:rsidRDefault="00000000">
            <w:r>
              <w:rPr>
                <w:rFonts w:eastAsia="Arial"/>
                <w:sz w:val="20"/>
                <w:szCs w:val="20"/>
              </w:rPr>
              <w:t>Japan Food Expert</w:t>
            </w:r>
          </w:p>
        </w:tc>
      </w:tr>
      <w:tr w:rsidR="00066997" w14:paraId="603199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6CCE" w14:textId="77777777" w:rsidR="00066997" w:rsidRDefault="00000000">
            <w:r>
              <w:rPr>
                <w:rFonts w:eastAsia="Arial"/>
                <w:sz w:val="20"/>
                <w:szCs w:val="20"/>
              </w:rPr>
              <w:t>中文名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F44D" w14:textId="77777777" w:rsidR="00066997" w:rsidRDefault="00000000">
            <w:r>
              <w:rPr>
                <w:rFonts w:eastAsia="Arial"/>
                <w:sz w:val="20"/>
                <w:szCs w:val="20"/>
              </w:rPr>
              <w:t>name_i18n.zh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032B" w14:textId="77777777" w:rsidR="00066997" w:rsidRDefault="00000000">
            <w:r>
              <w:rPr>
                <w:rFonts w:eastAsia="Arial"/>
                <w:sz w:val="20"/>
                <w:szCs w:val="20"/>
              </w:rPr>
              <w:t>中文界面显示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65041" w14:textId="77777777" w:rsidR="00066997" w:rsidRDefault="00000000">
            <w:r>
              <w:rPr>
                <w:rFonts w:eastAsia="Arial"/>
                <w:sz w:val="20"/>
                <w:szCs w:val="20"/>
              </w:rPr>
              <w:t>日本美食专家</w:t>
            </w:r>
          </w:p>
        </w:tc>
      </w:tr>
      <w:tr w:rsidR="00066997" w14:paraId="3F3E20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7617" w14:textId="77777777" w:rsidR="00066997" w:rsidRDefault="00000000">
            <w:r>
              <w:rPr>
                <w:rFonts w:eastAsia="Arial"/>
                <w:sz w:val="20"/>
                <w:szCs w:val="20"/>
              </w:rPr>
              <w:t>英文名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36A2" w14:textId="77777777" w:rsidR="00066997" w:rsidRDefault="00000000">
            <w:r>
              <w:rPr>
                <w:rFonts w:eastAsia="Arial"/>
                <w:sz w:val="20"/>
                <w:szCs w:val="20"/>
              </w:rPr>
              <w:t>name_i18n.en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BC5F" w14:textId="77777777" w:rsidR="00066997" w:rsidRDefault="00000000">
            <w:r>
              <w:rPr>
                <w:rFonts w:eastAsia="Arial"/>
                <w:sz w:val="20"/>
                <w:szCs w:val="20"/>
              </w:rPr>
              <w:t>英文界面显示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41FC" w14:textId="77777777" w:rsidR="00066997" w:rsidRDefault="00000000">
            <w:r>
              <w:rPr>
                <w:rFonts w:eastAsia="Arial"/>
                <w:sz w:val="20"/>
                <w:szCs w:val="20"/>
              </w:rPr>
              <w:t>Japan Food Expert</w:t>
            </w:r>
          </w:p>
        </w:tc>
      </w:tr>
      <w:tr w:rsidR="00066997" w14:paraId="303DAE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86C6" w14:textId="77777777" w:rsidR="00066997" w:rsidRDefault="00000000">
            <w:r>
              <w:rPr>
                <w:rFonts w:eastAsia="Arial"/>
                <w:sz w:val="20"/>
                <w:szCs w:val="20"/>
              </w:rPr>
              <w:t>日文名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36C5" w14:textId="77777777" w:rsidR="00066997" w:rsidRDefault="00000000">
            <w:r>
              <w:rPr>
                <w:rFonts w:eastAsia="Arial"/>
                <w:sz w:val="20"/>
                <w:szCs w:val="20"/>
              </w:rPr>
              <w:t>name_i18n.ja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D910" w14:textId="77777777" w:rsidR="00066997" w:rsidRDefault="00000000">
            <w:r>
              <w:rPr>
                <w:rFonts w:eastAsia="Arial"/>
                <w:sz w:val="20"/>
                <w:szCs w:val="20"/>
              </w:rPr>
              <w:t>日文界面显示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B2F2D" w14:textId="77777777" w:rsidR="00066997" w:rsidRDefault="00000000">
            <w:pPr>
              <w:rPr>
                <w:lang w:eastAsia="ja-JP"/>
              </w:rPr>
            </w:pPr>
            <w:r>
              <w:rPr>
                <w:rFonts w:eastAsia="Arial"/>
                <w:sz w:val="20"/>
                <w:szCs w:val="20"/>
                <w:lang w:eastAsia="ja-JP"/>
              </w:rPr>
              <w:t>日本料理エキスパート</w:t>
            </w:r>
          </w:p>
        </w:tc>
      </w:tr>
    </w:tbl>
    <w:p w14:paraId="49615C29" w14:textId="77777777" w:rsidR="00066997" w:rsidRDefault="00066997">
      <w:pPr>
        <w:spacing w:after="80"/>
        <w:rPr>
          <w:lang w:eastAsia="ja-JP"/>
        </w:rPr>
      </w:pPr>
    </w:p>
    <w:p w14:paraId="37196C88" w14:textId="77777777" w:rsidR="00066997" w:rsidRDefault="00000000">
      <w:pPr>
        <w:pStyle w:val="2"/>
        <w:spacing w:before="240" w:after="120"/>
      </w:pPr>
      <w:r>
        <w:t>3.2  命名规范</w:t>
      </w:r>
    </w:p>
    <w:p w14:paraId="65657CDD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Slug 与 name 语义一致：</w:t>
      </w:r>
      <w:r>
        <w:rPr>
          <w:rFonts w:eastAsia="Arial"/>
        </w:rPr>
        <w:t>如 slug 为 japan-food-expert，name 应为 Japan Food Expert</w:t>
      </w:r>
    </w:p>
    <w:p w14:paraId="017413DD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中文名 4-8 汉字：</w:t>
      </w:r>
      <w:r>
        <w:rPr>
          <w:rFonts w:eastAsia="Arial"/>
        </w:rPr>
        <w:t>简洁准确，如"日本美食专家"</w:t>
      </w:r>
    </w:p>
    <w:p w14:paraId="5D2AB623" w14:textId="77777777" w:rsidR="00066997" w:rsidRDefault="00000000">
      <w:pPr>
        <w:pStyle w:val="a4"/>
        <w:numPr>
          <w:ilvl w:val="0"/>
          <w:numId w:val="2"/>
        </w:numPr>
        <w:spacing w:after="60"/>
        <w:rPr>
          <w:lang w:eastAsia="ja-JP"/>
        </w:rPr>
      </w:pPr>
      <w:r>
        <w:rPr>
          <w:rFonts w:eastAsia="Arial"/>
          <w:b/>
          <w:bCs/>
          <w:lang w:eastAsia="ja-JP"/>
        </w:rPr>
        <w:t>日文名：</w:t>
      </w:r>
      <w:r>
        <w:rPr>
          <w:rFonts w:eastAsia="Arial"/>
          <w:lang w:eastAsia="ja-JP"/>
        </w:rPr>
        <w:t>使用片假名或汉字，如"日本料理エキスパート"</w:t>
      </w:r>
    </w:p>
    <w:p w14:paraId="4A9A470A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避免冗余词汇：</w:t>
      </w:r>
      <w:r>
        <w:rPr>
          <w:rFonts w:eastAsia="Arial"/>
        </w:rPr>
        <w:t>名称中不要加入 Agent、AI 等无意义后缀</w:t>
      </w:r>
    </w:p>
    <w:p w14:paraId="1BA42646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英文名：</w:t>
      </w:r>
      <w:r>
        <w:rPr>
          <w:rFonts w:eastAsia="Arial"/>
        </w:rPr>
        <w:t>每个单词首字母大写（Title Case），与 slug 语义对应</w:t>
      </w:r>
    </w:p>
    <w:p w14:paraId="035D0487" w14:textId="77777777" w:rsidR="00066997" w:rsidRDefault="00000000">
      <w:r>
        <w:br w:type="page"/>
      </w:r>
    </w:p>
    <w:p w14:paraId="22837241" w14:textId="77777777" w:rsidR="00066997" w:rsidRDefault="00000000">
      <w:pPr>
        <w:pStyle w:val="1"/>
        <w:spacing w:before="360" w:after="180"/>
      </w:pPr>
      <w:r>
        <w:rPr>
          <w:sz w:val="32"/>
          <w:szCs w:val="32"/>
        </w:rPr>
        <w:lastRenderedPageBreak/>
        <w:t>第四章  Seed 文件</w:t>
      </w:r>
    </w:p>
    <w:p w14:paraId="27C2FED5" w14:textId="77777777" w:rsidR="00066997" w:rsidRDefault="00000000">
      <w:pPr>
        <w:pStyle w:val="2"/>
        <w:spacing w:before="240" w:after="120"/>
      </w:pPr>
      <w:r>
        <w:t>4.1  Seed 文件是什么</w:t>
      </w:r>
    </w:p>
    <w:p w14:paraId="7EB6F556" w14:textId="77777777" w:rsidR="00066997" w:rsidRDefault="00000000">
      <w:r>
        <w:rPr>
          <w:rFonts w:eastAsia="Arial"/>
        </w:rPr>
        <w:t>Seed 文件是每个命名 Agent 的 JSON 格式配置快照，存放于代码仓库中，路径为：</w:t>
      </w:r>
    </w:p>
    <w:p w14:paraId="4BEEDAC7" w14:textId="77777777" w:rsidR="00066997" w:rsidRDefault="00066997">
      <w:pPr>
        <w:spacing w:after="80"/>
      </w:pPr>
    </w:p>
    <w:p w14:paraId="254BEBC5" w14:textId="77777777" w:rsidR="00066997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backend/seeds/agents/{slug}.json</w:t>
      </w:r>
    </w:p>
    <w:p w14:paraId="6CA0B87C" w14:textId="77777777" w:rsidR="00066997" w:rsidRDefault="00066997">
      <w:pPr>
        <w:spacing w:after="80"/>
      </w:pPr>
    </w:p>
    <w:p w14:paraId="6CD257AB" w14:textId="77777777" w:rsidR="00066997" w:rsidRDefault="00000000">
      <w:r>
        <w:rPr>
          <w:rFonts w:eastAsia="Arial"/>
          <w:b/>
          <w:bCs/>
        </w:rPr>
        <w:t>核心作用：</w:t>
      </w:r>
    </w:p>
    <w:p w14:paraId="5C7A273E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版本控制：</w:t>
      </w:r>
      <w:r>
        <w:rPr>
          <w:rFonts w:eastAsia="Arial"/>
        </w:rPr>
        <w:t>Git 追踪所有变更历史，支持回滚</w:t>
      </w:r>
    </w:p>
    <w:p w14:paraId="5540538F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环境同步：</w:t>
      </w:r>
      <w:r>
        <w:rPr>
          <w:rFonts w:eastAsia="Arial"/>
        </w:rPr>
        <w:t>开发、测试、生产环境一键同步，保证一致性</w:t>
      </w:r>
    </w:p>
    <w:p w14:paraId="1FD26D38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快速恢复：</w:t>
      </w:r>
      <w:r>
        <w:rPr>
          <w:rFonts w:eastAsia="Arial"/>
        </w:rPr>
        <w:t>数据库损坏时可从 Seed 文件快速重建</w:t>
      </w:r>
    </w:p>
    <w:p w14:paraId="66B4AFC5" w14:textId="77777777" w:rsidR="00066997" w:rsidRDefault="00066997">
      <w:pPr>
        <w:spacing w:after="80"/>
      </w:pPr>
    </w:p>
    <w:p w14:paraId="3CC7FBC6" w14:textId="77777777" w:rsidR="00066997" w:rsidRDefault="00000000">
      <w:pPr>
        <w:pStyle w:val="2"/>
        <w:spacing w:before="240" w:after="120"/>
      </w:pPr>
      <w:r>
        <w:t>4.2  JSON 示例（japan-food-expert）</w:t>
      </w:r>
    </w:p>
    <w:p w14:paraId="5F12A149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8C25CDC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"slug": "japan-food-expert",</w:t>
      </w:r>
    </w:p>
    <w:p w14:paraId="037160FB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"name": "Japan Food Expert",</w:t>
      </w:r>
    </w:p>
    <w:p w14:paraId="2FA236BB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"name_i18n": {</w:t>
      </w:r>
    </w:p>
    <w:p w14:paraId="7D1A6A96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  "zh": "日本美食专家",</w:t>
      </w:r>
    </w:p>
    <w:p w14:paraId="797807B5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  "en": "Japan Food Expert",</w:t>
      </w:r>
    </w:p>
    <w:p w14:paraId="0CCC9754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  "ja": "日本料理エキスパート"</w:t>
      </w:r>
    </w:p>
    <w:p w14:paraId="1FD62CA3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767B28C0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"description": "专注于日本料理文化、食材解析与餐厅推荐的专业 Agent",</w:t>
      </w:r>
    </w:p>
    <w:p w14:paraId="6DD74F26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"figure_url": "/icons/japan-food-expert.svg",</w:t>
      </w:r>
    </w:p>
    <w:p w14:paraId="78045951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"icon": "CoffeeOutlined",</w:t>
      </w:r>
    </w:p>
    <w:p w14:paraId="59E363A6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"subagent_type": "general",</w:t>
      </w:r>
    </w:p>
    <w:p w14:paraId="0372AE73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"instructions": "你是一位精通日本饮食文化的专家...",</w:t>
      </w:r>
    </w:p>
    <w:p w14:paraId="619B2EC4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"welcome_message": "您好！我是日本美食专家，随时为您解答日本料理相关问题。",</w:t>
      </w:r>
    </w:p>
    <w:p w14:paraId="195E0FDD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"welcome_message_i18n": {</w:t>
      </w:r>
    </w:p>
    <w:p w14:paraId="48935206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  "zh": "您好！我是日本美食专家，随时为您解答日本料理相关问题。",</w:t>
      </w:r>
    </w:p>
    <w:p w14:paraId="56BE879F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 xml:space="preserve">    "en": "Hello! I am your Japan Food Expert, ready to help with Japanese cuisine.",</w:t>
      </w:r>
    </w:p>
    <w:p w14:paraId="6665B7A0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  <w:lang w:eastAsia="ja-JP"/>
        </w:rPr>
        <w:t>"ja": "こんにちは！日本料理のエキスパートです。お気軽にご質問ください。"</w:t>
      </w:r>
    </w:p>
    <w:p w14:paraId="67425F4C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  <w:lang w:eastAsia="ja-JP"/>
        </w:rPr>
        <w:t xml:space="preserve">  },</w:t>
      </w:r>
    </w:p>
    <w:p w14:paraId="784ECF35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  <w:lang w:eastAsia="ja-JP"/>
        </w:rPr>
        <w:t xml:space="preserve">  "suggested_prompts": [</w:t>
      </w:r>
    </w:p>
    <w:p w14:paraId="027013FA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  <w:lang w:eastAsia="ja-JP"/>
        </w:rPr>
        <w:t xml:space="preserve">    "推荐东京必吃的拉面店",</w:t>
      </w:r>
    </w:p>
    <w:p w14:paraId="20BB0AB4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  <w:lang w:eastAsia="ja-JP"/>
        </w:rPr>
        <w:t xml:space="preserve">    "解释什么是割烹料理",</w:t>
      </w:r>
    </w:p>
    <w:p w14:paraId="42966DAA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  <w:lang w:eastAsia="ja-JP"/>
        </w:rPr>
        <w:t xml:space="preserve">    "寿司和刺身有什么区别？"</w:t>
      </w:r>
    </w:p>
    <w:p w14:paraId="1FF9EE2C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  <w:lang w:eastAsia="ja-JP"/>
        </w:rPr>
        <w:t xml:space="preserve">  ],</w:t>
      </w:r>
    </w:p>
    <w:p w14:paraId="5232D88A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  <w:lang w:eastAsia="ja-JP"/>
        </w:rPr>
        <w:t xml:space="preserve">  "model": "gpt-4o",</w:t>
      </w:r>
    </w:p>
    <w:p w14:paraId="03A9F5B6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  <w:lang w:eastAsia="ja-JP"/>
        </w:rPr>
        <w:t xml:space="preserve">  "max_steps": 20,</w:t>
      </w:r>
    </w:p>
    <w:p w14:paraId="2A43F6D9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  <w:lang w:eastAsia="ja-JP"/>
        </w:rPr>
        <w:t xml:space="preserve">  "is_active": true,</w:t>
      </w:r>
    </w:p>
    <w:p w14:paraId="0C61B15C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  <w:lang w:eastAsia="ja-JP"/>
        </w:rPr>
        <w:t xml:space="preserve">  "visibility": "public",</w:t>
      </w:r>
    </w:p>
    <w:p w14:paraId="1ADDD7B0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  <w:lang w:eastAsia="ja-JP"/>
        </w:rPr>
        <w:t xml:space="preserve">  "department_id": null,</w:t>
      </w:r>
    </w:p>
    <w:p w14:paraId="4BA8366E" w14:textId="77777777" w:rsidR="00066997" w:rsidRDefault="00000000">
      <w:pPr>
        <w:shd w:val="clear" w:color="auto" w:fill="F0F0F0"/>
        <w:spacing w:after="0"/>
        <w:ind w:left="180" w:right="180"/>
        <w:rPr>
          <w:lang w:eastAsia="ja-JP"/>
        </w:rPr>
      </w:pPr>
      <w:r>
        <w:rPr>
          <w:rFonts w:ascii="Courier New" w:eastAsia="Courier New" w:hAnsi="Courier New" w:cs="Courier New"/>
          <w:sz w:val="18"/>
          <w:szCs w:val="18"/>
          <w:lang w:eastAsia="ja-JP"/>
        </w:rPr>
        <w:t xml:space="preserve">  "tags": ["美食", "日本", "餐饮"]</w:t>
      </w:r>
    </w:p>
    <w:p w14:paraId="0F3CFC58" w14:textId="77777777" w:rsidR="00066997" w:rsidRDefault="00000000">
      <w:pPr>
        <w:shd w:val="clear" w:color="auto" w:fill="F0F0F0"/>
        <w:spacing w:after="0"/>
        <w:ind w:left="180" w:right="1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1A98267" w14:textId="77777777" w:rsidR="00066997" w:rsidRDefault="00066997">
      <w:pPr>
        <w:spacing w:after="80"/>
      </w:pPr>
    </w:p>
    <w:p w14:paraId="4EFC795E" w14:textId="77777777" w:rsidR="00066997" w:rsidRDefault="00000000">
      <w:pPr>
        <w:pStyle w:val="2"/>
        <w:spacing w:before="240" w:after="120"/>
      </w:pPr>
      <w:r>
        <w:t>4.3  同步说明</w:t>
      </w:r>
    </w:p>
    <w:p w14:paraId="46C8DDB8" w14:textId="77777777" w:rsidR="00066997" w:rsidRDefault="00000000">
      <w:r>
        <w:rPr>
          <w:rFonts w:eastAsia="Arial"/>
          <w:b/>
          <w:bCs/>
        </w:rPr>
        <w:lastRenderedPageBreak/>
        <w:t>同步方向：</w:t>
      </w:r>
      <w:r>
        <w:rPr>
          <w:rFonts w:eastAsia="Arial"/>
        </w:rPr>
        <w:t>Seed 文件 → 数据库（单向）</w:t>
      </w:r>
    </w:p>
    <w:p w14:paraId="22EEBC21" w14:textId="77777777" w:rsidR="00066997" w:rsidRDefault="00066997">
      <w:pPr>
        <w:spacing w:after="80"/>
      </w:pPr>
    </w:p>
    <w:p w14:paraId="3BB40120" w14:textId="77777777" w:rsidR="00066997" w:rsidRDefault="00000000">
      <w:r>
        <w:rPr>
          <w:rFonts w:eastAsia="Arial"/>
          <w:b/>
          <w:bCs/>
        </w:rPr>
        <w:t>执行命令（在 backend/ 目录下运行）：</w:t>
      </w:r>
    </w:p>
    <w:p w14:paraId="039BF8E1" w14:textId="77777777" w:rsidR="00066997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backend &amp;&amp; make seed-agents</w:t>
      </w:r>
    </w:p>
    <w:p w14:paraId="11A77176" w14:textId="77777777" w:rsidR="00066997" w:rsidRDefault="00066997">
      <w:pPr>
        <w:spacing w:after="80"/>
      </w:pPr>
    </w:p>
    <w:p w14:paraId="5FB8654D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自动执行：</w:t>
      </w:r>
      <w:r>
        <w:rPr>
          <w:rFonts w:eastAsia="Arial"/>
        </w:rPr>
        <w:t>每次部署时自动运行，无需手动触发</w:t>
      </w:r>
    </w:p>
    <w:p w14:paraId="401325F8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注意事项：</w:t>
      </w:r>
      <w:r>
        <w:rPr>
          <w:rFonts w:eastAsia="Arial"/>
        </w:rPr>
        <w:t>在界面中修改 Agent 后，必须导出 Seed 文件并提交 Git，否则重新部署后修改将丢失</w:t>
      </w:r>
    </w:p>
    <w:p w14:paraId="39A4839F" w14:textId="77777777" w:rsidR="00066997" w:rsidRDefault="00000000">
      <w:r>
        <w:br w:type="page"/>
      </w:r>
    </w:p>
    <w:p w14:paraId="775A2D25" w14:textId="77777777" w:rsidR="00066997" w:rsidRDefault="00000000">
      <w:pPr>
        <w:pStyle w:val="1"/>
        <w:spacing w:before="360" w:after="180"/>
      </w:pPr>
      <w:r>
        <w:rPr>
          <w:sz w:val="32"/>
          <w:szCs w:val="32"/>
        </w:rPr>
        <w:lastRenderedPageBreak/>
        <w:t>第五章  基础类型参考</w:t>
      </w:r>
    </w:p>
    <w:p w14:paraId="5982E218" w14:textId="77777777" w:rsidR="00066997" w:rsidRDefault="00000000">
      <w:pPr>
        <w:pStyle w:val="2"/>
        <w:spacing w:before="240" w:after="120"/>
      </w:pPr>
      <w:r>
        <w:t>5.1  基础类型一览表</w:t>
      </w:r>
    </w:p>
    <w:p w14:paraId="0D28A417" w14:textId="77777777" w:rsidR="00066997" w:rsidRDefault="00000000">
      <w:r>
        <w:rPr>
          <w:rFonts w:eastAsia="Arial"/>
        </w:rPr>
        <w:t>以下 29 种基础类型由工程师定义，管理员在创建命名 Agent 时选择其中一种。选择基础类型决定了该 Agent 可调用的工具集和行为能力上限。V1.1 起统一命名规范，基础类型不再使用 _agent 后缀。</w:t>
      </w:r>
    </w:p>
    <w:p w14:paraId="6B2BB303" w14:textId="77777777" w:rsidR="00066997" w:rsidRDefault="000669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80"/>
        <w:gridCol w:w="3280"/>
      </w:tblGrid>
      <w:tr w:rsidR="00066997" w14:paraId="67059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5DD3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基础类型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1223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7A22F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适用场景</w:t>
            </w:r>
          </w:p>
        </w:tc>
      </w:tr>
      <w:tr w:rsidR="00066997" w14:paraId="71726B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7F2E9" w14:textId="77777777" w:rsidR="00066997" w:rsidRDefault="00000000">
            <w:r>
              <w:rPr>
                <w:rFonts w:eastAsia="Arial"/>
                <w:sz w:val="20"/>
                <w:szCs w:val="20"/>
              </w:rPr>
              <w:t>general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C75C" w14:textId="77777777" w:rsidR="00066997" w:rsidRDefault="00000000">
            <w:r>
              <w:rPr>
                <w:rFonts w:eastAsia="Arial"/>
                <w:sz w:val="20"/>
                <w:szCs w:val="20"/>
              </w:rPr>
              <w:t>通用型，支持所有基础工具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F1C8" w14:textId="77777777" w:rsidR="00066997" w:rsidRDefault="00000000">
            <w:r>
              <w:rPr>
                <w:rFonts w:eastAsia="Arial"/>
                <w:sz w:val="20"/>
                <w:szCs w:val="20"/>
              </w:rPr>
              <w:t>日常问答、文档处理</w:t>
            </w:r>
          </w:p>
        </w:tc>
      </w:tr>
      <w:tr w:rsidR="00066997" w14:paraId="26CC05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8757" w14:textId="77777777" w:rsidR="00066997" w:rsidRDefault="00000000">
            <w:r>
              <w:rPr>
                <w:rFonts w:eastAsia="Arial"/>
                <w:sz w:val="20"/>
                <w:szCs w:val="20"/>
              </w:rPr>
              <w:t>coder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F471" w14:textId="77777777" w:rsidR="00066997" w:rsidRDefault="00000000">
            <w:r>
              <w:rPr>
                <w:rFonts w:eastAsia="Arial"/>
                <w:sz w:val="20"/>
                <w:szCs w:val="20"/>
              </w:rPr>
              <w:t>代码执行、调试、分析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52BE" w14:textId="77777777" w:rsidR="00066997" w:rsidRDefault="00000000">
            <w:r>
              <w:rPr>
                <w:rFonts w:eastAsia="Arial"/>
                <w:sz w:val="20"/>
                <w:szCs w:val="20"/>
              </w:rPr>
              <w:t>编程辅助、自动化脚本</w:t>
            </w:r>
          </w:p>
        </w:tc>
      </w:tr>
      <w:tr w:rsidR="00066997" w14:paraId="27F2DD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040B" w14:textId="77777777" w:rsidR="00066997" w:rsidRDefault="00000000">
            <w:r>
              <w:rPr>
                <w:rFonts w:eastAsia="Arial"/>
                <w:sz w:val="20"/>
                <w:szCs w:val="20"/>
              </w:rPr>
              <w:t>explorer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254A" w14:textId="77777777" w:rsidR="00066997" w:rsidRDefault="00000000">
            <w:r>
              <w:rPr>
                <w:rFonts w:eastAsia="Arial"/>
                <w:sz w:val="20"/>
                <w:szCs w:val="20"/>
              </w:rPr>
              <w:t>网络搜索、信息整合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5523" w14:textId="77777777" w:rsidR="00066997" w:rsidRDefault="00000000">
            <w:r>
              <w:rPr>
                <w:rFonts w:eastAsia="Arial"/>
                <w:sz w:val="20"/>
                <w:szCs w:val="20"/>
              </w:rPr>
              <w:t>市场调研、竞品分析</w:t>
            </w:r>
          </w:p>
        </w:tc>
      </w:tr>
      <w:tr w:rsidR="00066997" w14:paraId="208060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5E7F" w14:textId="77777777" w:rsidR="00066997" w:rsidRDefault="00000000">
            <w:r>
              <w:rPr>
                <w:rFonts w:eastAsia="Arial"/>
                <w:sz w:val="20"/>
                <w:szCs w:val="20"/>
              </w:rPr>
              <w:t>presales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0A26" w14:textId="77777777" w:rsidR="00066997" w:rsidRDefault="00000000">
            <w:r>
              <w:rPr>
                <w:rFonts w:eastAsia="Arial"/>
                <w:sz w:val="20"/>
                <w:szCs w:val="20"/>
              </w:rPr>
              <w:t>售前支持、方案生成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2FBD" w14:textId="77777777" w:rsidR="00066997" w:rsidRDefault="00000000">
            <w:r>
              <w:rPr>
                <w:rFonts w:eastAsia="Arial"/>
                <w:sz w:val="20"/>
                <w:szCs w:val="20"/>
              </w:rPr>
              <w:t>销售辅助、报价制作</w:t>
            </w:r>
          </w:p>
        </w:tc>
      </w:tr>
      <w:tr w:rsidR="00066997" w14:paraId="056CB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C95C" w14:textId="77777777" w:rsidR="00066997" w:rsidRDefault="00000000">
            <w:r>
              <w:rPr>
                <w:rFonts w:eastAsia="Arial"/>
                <w:sz w:val="20"/>
                <w:szCs w:val="20"/>
              </w:rPr>
              <w:t>customer_service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CD7F" w14:textId="77777777" w:rsidR="00066997" w:rsidRDefault="00000000">
            <w:r>
              <w:rPr>
                <w:rFonts w:eastAsia="Arial"/>
                <w:sz w:val="20"/>
                <w:szCs w:val="20"/>
              </w:rPr>
              <w:t>客服处理、工单管理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83BD" w14:textId="77777777" w:rsidR="00066997" w:rsidRDefault="00000000">
            <w:r>
              <w:rPr>
                <w:rFonts w:eastAsia="Arial"/>
                <w:sz w:val="20"/>
                <w:szCs w:val="20"/>
              </w:rPr>
              <w:t>用户服务、问题解答</w:t>
            </w:r>
          </w:p>
        </w:tc>
      </w:tr>
      <w:tr w:rsidR="00066997" w14:paraId="389CC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718E" w14:textId="77777777" w:rsidR="00066997" w:rsidRDefault="00000000">
            <w:r>
              <w:rPr>
                <w:rFonts w:eastAsia="Arial"/>
                <w:sz w:val="20"/>
                <w:szCs w:val="20"/>
              </w:rPr>
              <w:t>data_analyst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2AAD" w14:textId="77777777" w:rsidR="00066997" w:rsidRDefault="00000000">
            <w:r>
              <w:rPr>
                <w:rFonts w:eastAsia="Arial"/>
                <w:sz w:val="20"/>
                <w:szCs w:val="20"/>
              </w:rPr>
              <w:t>数据分析、图表生成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23BC" w14:textId="77777777" w:rsidR="00066997" w:rsidRDefault="00000000">
            <w:r>
              <w:rPr>
                <w:rFonts w:eastAsia="Arial"/>
                <w:sz w:val="20"/>
                <w:szCs w:val="20"/>
              </w:rPr>
              <w:t>业务分析、报表制作</w:t>
            </w:r>
          </w:p>
        </w:tc>
      </w:tr>
      <w:tr w:rsidR="00066997" w14:paraId="2D2AE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A1AA" w14:textId="77777777" w:rsidR="00066997" w:rsidRDefault="00000000">
            <w:r>
              <w:rPr>
                <w:rFonts w:eastAsia="Arial"/>
                <w:sz w:val="20"/>
                <w:szCs w:val="20"/>
              </w:rPr>
              <w:t>finance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E01C" w14:textId="77777777" w:rsidR="00066997" w:rsidRDefault="00000000">
            <w:r>
              <w:rPr>
                <w:rFonts w:eastAsia="Arial"/>
                <w:sz w:val="20"/>
                <w:szCs w:val="20"/>
              </w:rPr>
              <w:t>财务计算、对账处理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547C" w14:textId="77777777" w:rsidR="00066997" w:rsidRDefault="00000000">
            <w:r>
              <w:rPr>
                <w:rFonts w:eastAsia="Arial"/>
                <w:sz w:val="20"/>
                <w:szCs w:val="20"/>
              </w:rPr>
              <w:t>账务管理、报表核对</w:t>
            </w:r>
          </w:p>
        </w:tc>
      </w:tr>
      <w:tr w:rsidR="00066997" w14:paraId="143317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7B08F" w14:textId="77777777" w:rsidR="00066997" w:rsidRDefault="00000000">
            <w:r>
              <w:rPr>
                <w:rFonts w:eastAsia="Arial"/>
                <w:sz w:val="20"/>
                <w:szCs w:val="20"/>
              </w:rPr>
              <w:t>hr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4FFD" w14:textId="77777777" w:rsidR="00066997" w:rsidRDefault="00000000">
            <w:r>
              <w:rPr>
                <w:rFonts w:eastAsia="Arial"/>
                <w:sz w:val="20"/>
                <w:szCs w:val="20"/>
              </w:rPr>
              <w:t>人力资源管理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8848" w14:textId="77777777" w:rsidR="00066997" w:rsidRDefault="00000000">
            <w:r>
              <w:rPr>
                <w:rFonts w:eastAsia="Arial"/>
                <w:sz w:val="20"/>
                <w:szCs w:val="20"/>
              </w:rPr>
              <w:t>招聘、考勤、绩效</w:t>
            </w:r>
          </w:p>
        </w:tc>
      </w:tr>
      <w:tr w:rsidR="00066997" w14:paraId="74BF34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33FD" w14:textId="77777777" w:rsidR="00066997" w:rsidRDefault="00000000">
            <w:r>
              <w:rPr>
                <w:rFonts w:eastAsia="Arial"/>
                <w:sz w:val="20"/>
                <w:szCs w:val="20"/>
              </w:rPr>
              <w:t>legal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268E" w14:textId="77777777" w:rsidR="00066997" w:rsidRDefault="00000000">
            <w:r>
              <w:rPr>
                <w:rFonts w:eastAsia="Arial"/>
                <w:sz w:val="20"/>
                <w:szCs w:val="20"/>
              </w:rPr>
              <w:t>合同审查、法律咨询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17E3" w14:textId="77777777" w:rsidR="00066997" w:rsidRDefault="00000000">
            <w:r>
              <w:rPr>
                <w:rFonts w:eastAsia="Arial"/>
                <w:sz w:val="20"/>
                <w:szCs w:val="20"/>
              </w:rPr>
              <w:t>合规管理、风险评估</w:t>
            </w:r>
          </w:p>
        </w:tc>
      </w:tr>
      <w:tr w:rsidR="00066997" w14:paraId="590AA1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3F48" w14:textId="77777777" w:rsidR="00066997" w:rsidRDefault="00000000">
            <w:r>
              <w:rPr>
                <w:rFonts w:eastAsia="Arial"/>
                <w:sz w:val="20"/>
                <w:szCs w:val="20"/>
              </w:rPr>
              <w:t>marketing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A81D" w14:textId="77777777" w:rsidR="00066997" w:rsidRDefault="00000000">
            <w:r>
              <w:rPr>
                <w:rFonts w:eastAsia="Arial"/>
                <w:sz w:val="20"/>
                <w:szCs w:val="20"/>
              </w:rPr>
              <w:t>营销内容创作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3D26" w14:textId="77777777" w:rsidR="00066997" w:rsidRDefault="00000000">
            <w:r>
              <w:rPr>
                <w:rFonts w:eastAsia="Arial"/>
                <w:sz w:val="20"/>
                <w:szCs w:val="20"/>
              </w:rPr>
              <w:t>文案撰写、活动策划</w:t>
            </w:r>
          </w:p>
        </w:tc>
      </w:tr>
      <w:tr w:rsidR="00066997" w14:paraId="798C2B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9035" w14:textId="77777777" w:rsidR="00066997" w:rsidRDefault="00000000">
            <w:r>
              <w:rPr>
                <w:rFonts w:eastAsia="Arial"/>
                <w:sz w:val="20"/>
                <w:szCs w:val="20"/>
              </w:rPr>
              <w:t>project_manager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F6FB" w14:textId="77777777" w:rsidR="00066997" w:rsidRDefault="00000000">
            <w:r>
              <w:rPr>
                <w:rFonts w:eastAsia="Arial"/>
                <w:sz w:val="20"/>
                <w:szCs w:val="20"/>
              </w:rPr>
              <w:t>项目进度追踪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B7BA" w14:textId="77777777" w:rsidR="00066997" w:rsidRDefault="00000000">
            <w:r>
              <w:rPr>
                <w:rFonts w:eastAsia="Arial"/>
                <w:sz w:val="20"/>
                <w:szCs w:val="20"/>
              </w:rPr>
              <w:t>任务管理、里程碑追踪</w:t>
            </w:r>
          </w:p>
        </w:tc>
      </w:tr>
      <w:tr w:rsidR="00066997" w14:paraId="431C63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A8157" w14:textId="77777777" w:rsidR="00066997" w:rsidRDefault="00000000">
            <w:r>
              <w:rPr>
                <w:rFonts w:eastAsia="Arial"/>
                <w:sz w:val="20"/>
                <w:szCs w:val="20"/>
              </w:rPr>
              <w:t>translator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09570" w14:textId="77777777" w:rsidR="00066997" w:rsidRDefault="00000000">
            <w:r>
              <w:rPr>
                <w:rFonts w:eastAsia="Arial"/>
                <w:sz w:val="20"/>
                <w:szCs w:val="20"/>
              </w:rPr>
              <w:t>多语言翻译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B151" w14:textId="77777777" w:rsidR="00066997" w:rsidRDefault="00000000">
            <w:r>
              <w:rPr>
                <w:rFonts w:eastAsia="Arial"/>
                <w:sz w:val="20"/>
                <w:szCs w:val="20"/>
              </w:rPr>
              <w:t>文档翻译、本地化</w:t>
            </w:r>
          </w:p>
        </w:tc>
      </w:tr>
      <w:tr w:rsidR="00066997" w14:paraId="2F659A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3971" w14:textId="77777777" w:rsidR="00066997" w:rsidRDefault="00000000">
            <w:r>
              <w:rPr>
                <w:rFonts w:eastAsia="Arial"/>
                <w:sz w:val="20"/>
                <w:szCs w:val="20"/>
              </w:rPr>
              <w:t>writer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63F7" w14:textId="77777777" w:rsidR="00066997" w:rsidRDefault="00000000">
            <w:r>
              <w:rPr>
                <w:rFonts w:eastAsia="Arial"/>
                <w:sz w:val="20"/>
                <w:szCs w:val="20"/>
              </w:rPr>
              <w:t>内容创作与编辑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D23F" w14:textId="77777777" w:rsidR="00066997" w:rsidRDefault="00000000">
            <w:r>
              <w:rPr>
                <w:rFonts w:eastAsia="Arial"/>
                <w:sz w:val="20"/>
                <w:szCs w:val="20"/>
              </w:rPr>
              <w:t>文章撰写、文档整理</w:t>
            </w:r>
          </w:p>
        </w:tc>
      </w:tr>
      <w:tr w:rsidR="00066997" w14:paraId="2AE92E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6AF8" w14:textId="77777777" w:rsidR="00066997" w:rsidRDefault="00000000">
            <w:r>
              <w:rPr>
                <w:rFonts w:eastAsia="Arial"/>
                <w:sz w:val="20"/>
                <w:szCs w:val="20"/>
              </w:rPr>
              <w:t>designer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9C0A" w14:textId="77777777" w:rsidR="00066997" w:rsidRDefault="00000000">
            <w:r>
              <w:rPr>
                <w:rFonts w:eastAsia="Arial"/>
                <w:sz w:val="20"/>
                <w:szCs w:val="20"/>
              </w:rPr>
              <w:t>设计建议与规范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ED58" w14:textId="77777777" w:rsidR="00066997" w:rsidRDefault="00000000">
            <w:r>
              <w:rPr>
                <w:rFonts w:eastAsia="Arial"/>
                <w:sz w:val="20"/>
                <w:szCs w:val="20"/>
              </w:rPr>
              <w:t>UI/UX 指导、品牌规范</w:t>
            </w:r>
          </w:p>
        </w:tc>
      </w:tr>
      <w:tr w:rsidR="00066997" w14:paraId="152BBA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FD15" w14:textId="77777777" w:rsidR="00066997" w:rsidRDefault="00000000">
            <w:r>
              <w:rPr>
                <w:rFonts w:eastAsia="Arial"/>
                <w:sz w:val="20"/>
                <w:szCs w:val="20"/>
              </w:rPr>
              <w:t>ops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FDAD" w14:textId="77777777" w:rsidR="00066997" w:rsidRDefault="00000000">
            <w:r>
              <w:rPr>
                <w:rFonts w:eastAsia="Arial"/>
                <w:sz w:val="20"/>
                <w:szCs w:val="20"/>
              </w:rPr>
              <w:t>运维监控、告警处理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590AB" w14:textId="77777777" w:rsidR="00066997" w:rsidRDefault="00000000">
            <w:r>
              <w:rPr>
                <w:rFonts w:eastAsia="Arial"/>
                <w:sz w:val="20"/>
                <w:szCs w:val="20"/>
              </w:rPr>
              <w:t>系统监控、故障排查</w:t>
            </w:r>
          </w:p>
        </w:tc>
      </w:tr>
      <w:tr w:rsidR="00066997" w14:paraId="5A84A7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2F54" w14:textId="77777777" w:rsidR="00066997" w:rsidRDefault="00000000">
            <w:r>
              <w:rPr>
                <w:rFonts w:eastAsia="Arial"/>
                <w:sz w:val="20"/>
                <w:szCs w:val="20"/>
              </w:rPr>
              <w:t>security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7617" w14:textId="77777777" w:rsidR="00066997" w:rsidRDefault="00000000">
            <w:r>
              <w:rPr>
                <w:rFonts w:eastAsia="Arial"/>
                <w:sz w:val="20"/>
                <w:szCs w:val="20"/>
              </w:rPr>
              <w:t>安全审计、风险识别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429F" w14:textId="77777777" w:rsidR="00066997" w:rsidRDefault="00000000">
            <w:r>
              <w:rPr>
                <w:rFonts w:eastAsia="Arial"/>
                <w:sz w:val="20"/>
                <w:szCs w:val="20"/>
              </w:rPr>
              <w:t>合规检查、漏洞分析</w:t>
            </w:r>
          </w:p>
        </w:tc>
      </w:tr>
      <w:tr w:rsidR="00066997" w14:paraId="1CF0F0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707D" w14:textId="77777777" w:rsidR="00066997" w:rsidRDefault="00000000">
            <w:r>
              <w:rPr>
                <w:rFonts w:eastAsia="Arial"/>
                <w:sz w:val="20"/>
                <w:szCs w:val="20"/>
              </w:rPr>
              <w:t>scheduler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40AD" w14:textId="77777777" w:rsidR="00066997" w:rsidRDefault="00000000">
            <w:r>
              <w:rPr>
                <w:rFonts w:eastAsia="Arial"/>
                <w:sz w:val="20"/>
                <w:szCs w:val="20"/>
              </w:rPr>
              <w:t>日程管理、会议安排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F21D0" w14:textId="77777777" w:rsidR="00066997" w:rsidRDefault="00000000">
            <w:r>
              <w:rPr>
                <w:rFonts w:eastAsia="Arial"/>
                <w:sz w:val="20"/>
                <w:szCs w:val="20"/>
              </w:rPr>
              <w:t>行程规划、会议协调</w:t>
            </w:r>
          </w:p>
        </w:tc>
      </w:tr>
      <w:tr w:rsidR="00066997" w14:paraId="4BC902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797B" w14:textId="77777777" w:rsidR="00066997" w:rsidRDefault="00000000">
            <w:r>
              <w:rPr>
                <w:rFonts w:eastAsia="Arial"/>
                <w:sz w:val="20"/>
                <w:szCs w:val="20"/>
              </w:rPr>
              <w:t>negotiator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4671" w14:textId="77777777" w:rsidR="00066997" w:rsidRDefault="00000000">
            <w:r>
              <w:rPr>
                <w:rFonts w:eastAsia="Arial"/>
                <w:sz w:val="20"/>
                <w:szCs w:val="20"/>
              </w:rPr>
              <w:t>谈判策略、沟通建议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1FF5" w14:textId="77777777" w:rsidR="00066997" w:rsidRDefault="00000000">
            <w:r>
              <w:rPr>
                <w:rFonts w:eastAsia="Arial"/>
                <w:sz w:val="20"/>
                <w:szCs w:val="20"/>
              </w:rPr>
              <w:t>商务谈判、合同协商</w:t>
            </w:r>
          </w:p>
        </w:tc>
      </w:tr>
      <w:tr w:rsidR="00066997" w14:paraId="6D2C3C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6758" w14:textId="77777777" w:rsidR="00066997" w:rsidRDefault="00000000">
            <w:r>
              <w:rPr>
                <w:rFonts w:eastAsia="Arial"/>
                <w:sz w:val="20"/>
                <w:szCs w:val="20"/>
              </w:rPr>
              <w:lastRenderedPageBreak/>
              <w:t>strategic_analyst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69002" w14:textId="77777777" w:rsidR="00066997" w:rsidRDefault="00000000">
            <w:r>
              <w:rPr>
                <w:rFonts w:eastAsia="Arial"/>
                <w:sz w:val="20"/>
                <w:szCs w:val="20"/>
              </w:rPr>
              <w:t>综合分析、报告生成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6BED" w14:textId="77777777" w:rsidR="00066997" w:rsidRDefault="00000000">
            <w:r>
              <w:rPr>
                <w:rFonts w:eastAsia="Arial"/>
                <w:sz w:val="20"/>
                <w:szCs w:val="20"/>
              </w:rPr>
              <w:t>战略分析、决策支持</w:t>
            </w:r>
          </w:p>
        </w:tc>
      </w:tr>
      <w:tr w:rsidR="00066997" w14:paraId="7E5A82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F53F" w14:textId="77777777" w:rsidR="00066997" w:rsidRDefault="00000000">
            <w:r>
              <w:rPr>
                <w:rFonts w:eastAsia="Arial"/>
                <w:sz w:val="20"/>
                <w:szCs w:val="20"/>
              </w:rPr>
              <w:t>educator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57B8" w14:textId="77777777" w:rsidR="00066997" w:rsidRDefault="00000000">
            <w:r>
              <w:rPr>
                <w:rFonts w:eastAsia="Arial"/>
                <w:sz w:val="20"/>
                <w:szCs w:val="20"/>
              </w:rPr>
              <w:t>教学内容、培训材料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DB8C" w14:textId="77777777" w:rsidR="00066997" w:rsidRDefault="00000000">
            <w:r>
              <w:rPr>
                <w:rFonts w:eastAsia="Arial"/>
                <w:sz w:val="20"/>
                <w:szCs w:val="20"/>
              </w:rPr>
              <w:t>员工培训、知识传递</w:t>
            </w:r>
          </w:p>
        </w:tc>
      </w:tr>
      <w:tr w:rsidR="00066997" w14:paraId="4D4B40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26BF" w14:textId="77777777" w:rsidR="00066997" w:rsidRDefault="00000000">
            <w:r>
              <w:rPr>
                <w:rFonts w:eastAsia="Arial"/>
                <w:sz w:val="20"/>
                <w:szCs w:val="20"/>
              </w:rPr>
              <w:t>innovator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7289" w14:textId="77777777" w:rsidR="00066997" w:rsidRDefault="00000000">
            <w:r>
              <w:rPr>
                <w:rFonts w:eastAsia="Arial"/>
                <w:sz w:val="20"/>
                <w:szCs w:val="20"/>
              </w:rPr>
              <w:t>创意思维、头脑风暴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C311" w14:textId="77777777" w:rsidR="00066997" w:rsidRDefault="00000000">
            <w:r>
              <w:rPr>
                <w:rFonts w:eastAsia="Arial"/>
                <w:sz w:val="20"/>
                <w:szCs w:val="20"/>
              </w:rPr>
              <w:t>产品创新、流程改进</w:t>
            </w:r>
          </w:p>
        </w:tc>
      </w:tr>
      <w:tr w:rsidR="00066997" w14:paraId="12903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6ED2" w14:textId="77777777" w:rsidR="00066997" w:rsidRDefault="00000000">
            <w:r>
              <w:rPr>
                <w:rFonts w:eastAsia="Arial"/>
                <w:sz w:val="20"/>
                <w:szCs w:val="20"/>
              </w:rPr>
              <w:t>coordinator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5E88" w14:textId="77777777" w:rsidR="00066997" w:rsidRDefault="00000000">
            <w:r>
              <w:rPr>
                <w:rFonts w:eastAsia="Arial"/>
                <w:sz w:val="20"/>
                <w:szCs w:val="20"/>
              </w:rPr>
              <w:t>跨部门协调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64FE" w14:textId="77777777" w:rsidR="00066997" w:rsidRDefault="00000000">
            <w:r>
              <w:rPr>
                <w:rFonts w:eastAsia="Arial"/>
                <w:sz w:val="20"/>
                <w:szCs w:val="20"/>
              </w:rPr>
              <w:t>流程协调、资源调配</w:t>
            </w:r>
          </w:p>
        </w:tc>
      </w:tr>
      <w:tr w:rsidR="00066997" w14:paraId="1F1C5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18DF" w14:textId="77777777" w:rsidR="00066997" w:rsidRDefault="00000000">
            <w:r>
              <w:rPr>
                <w:rFonts w:eastAsia="Arial"/>
                <w:sz w:val="20"/>
                <w:szCs w:val="20"/>
              </w:rPr>
              <w:t>executive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03F7" w14:textId="77777777" w:rsidR="00066997" w:rsidRDefault="00000000">
            <w:r>
              <w:rPr>
                <w:rFonts w:eastAsia="Arial"/>
                <w:sz w:val="20"/>
                <w:szCs w:val="20"/>
              </w:rPr>
              <w:t>高管决策支持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1C96" w14:textId="77777777" w:rsidR="00066997" w:rsidRDefault="00000000">
            <w:r>
              <w:rPr>
                <w:rFonts w:eastAsia="Arial"/>
                <w:sz w:val="20"/>
                <w:szCs w:val="20"/>
              </w:rPr>
              <w:t>战略规划、董事会报告</w:t>
            </w:r>
          </w:p>
        </w:tc>
      </w:tr>
    </w:tbl>
    <w:p w14:paraId="1C781EFE" w14:textId="77777777" w:rsidR="00066997" w:rsidRDefault="00000000">
      <w:r>
        <w:br w:type="page"/>
      </w:r>
    </w:p>
    <w:p w14:paraId="4749C89F" w14:textId="77777777" w:rsidR="00066997" w:rsidRDefault="00000000">
      <w:pPr>
        <w:pStyle w:val="1"/>
        <w:spacing w:before="360" w:after="180"/>
      </w:pPr>
      <w:r>
        <w:rPr>
          <w:sz w:val="32"/>
          <w:szCs w:val="32"/>
        </w:rPr>
        <w:lastRenderedPageBreak/>
        <w:t>第六章  日常操作指南</w:t>
      </w:r>
    </w:p>
    <w:p w14:paraId="74A24723" w14:textId="77777777" w:rsidR="00066997" w:rsidRDefault="00000000">
      <w:pPr>
        <w:pStyle w:val="2"/>
        <w:spacing w:before="240" w:after="120"/>
      </w:pPr>
      <w:r>
        <w:t>6.1  新建 Agent</w:t>
      </w:r>
    </w:p>
    <w:p w14:paraId="108FFF95" w14:textId="77777777" w:rsidR="00066997" w:rsidRDefault="00066997">
      <w:pPr>
        <w:spacing w:after="80"/>
      </w:pPr>
    </w:p>
    <w:p w14:paraId="7F4C9FF6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>第一步：确定 Slug</w:t>
      </w:r>
    </w:p>
    <w:p w14:paraId="39A1A058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>选取 2-4 个英文单词，以连字符连接</w:t>
      </w:r>
    </w:p>
    <w:p w14:paraId="0891331A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 xml:space="preserve">示例：财务对账专员 → </w:t>
      </w:r>
      <w:r>
        <w:rPr>
          <w:rFonts w:ascii="Courier New" w:eastAsia="Courier New" w:hAnsi="Courier New" w:cs="Courier New"/>
          <w:sz w:val="20"/>
          <w:szCs w:val="20"/>
        </w:rPr>
        <w:t>bank-reconciliation-expert</w:t>
      </w:r>
    </w:p>
    <w:p w14:paraId="45622BD6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>确认该 Slug 在系统中尚未使用</w:t>
      </w:r>
    </w:p>
    <w:p w14:paraId="62387DD7" w14:textId="77777777" w:rsidR="00066997" w:rsidRDefault="00066997">
      <w:pPr>
        <w:spacing w:after="80"/>
      </w:pPr>
    </w:p>
    <w:p w14:paraId="2C409DCA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>第二步：准备图标</w:t>
      </w:r>
    </w:p>
    <w:p w14:paraId="45F20B73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>优先使用 SVG 格式，64×64px，圆形或方形设计</w:t>
      </w:r>
    </w:p>
    <w:p w14:paraId="71AE160A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>文件命名严格按照 Slug：</w:t>
      </w:r>
      <w:r>
        <w:rPr>
          <w:rFonts w:ascii="Courier New" w:eastAsia="Courier New" w:hAnsi="Courier New" w:cs="Courier New"/>
          <w:sz w:val="20"/>
          <w:szCs w:val="20"/>
        </w:rPr>
        <w:t>{slug}.svg</w:t>
      </w:r>
    </w:p>
    <w:p w14:paraId="3E90609D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>存放位置：</w:t>
      </w:r>
      <w:r>
        <w:rPr>
          <w:rFonts w:ascii="Courier New" w:eastAsia="Courier New" w:hAnsi="Courier New" w:cs="Courier New"/>
          <w:sz w:val="20"/>
          <w:szCs w:val="20"/>
        </w:rPr>
        <w:t>frontend/public/icons/</w:t>
      </w:r>
    </w:p>
    <w:p w14:paraId="43D73EED" w14:textId="77777777" w:rsidR="00066997" w:rsidRDefault="00066997">
      <w:pPr>
        <w:spacing w:after="80"/>
      </w:pPr>
    </w:p>
    <w:p w14:paraId="3395E669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>第三步：在管理界面创建</w:t>
      </w:r>
    </w:p>
    <w:p w14:paraId="18B51B98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>进入 管理后台 → Agent 管理 → 新建</w:t>
      </w:r>
    </w:p>
    <w:p w14:paraId="76F05AB3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>填写所有必填字段：Slug、名称（三语）、描述、基础类型、指令</w:t>
      </w:r>
    </w:p>
    <w:p w14:paraId="7DD485FA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>上传图标文件，保存</w:t>
      </w:r>
    </w:p>
    <w:p w14:paraId="5D24B8E3" w14:textId="77777777" w:rsidR="00066997" w:rsidRDefault="00066997">
      <w:pPr>
        <w:spacing w:after="80"/>
      </w:pPr>
    </w:p>
    <w:p w14:paraId="64D5BA0C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>第四步：导出 Seed 文件</w:t>
      </w:r>
    </w:p>
    <w:p w14:paraId="764F598A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>调用接口：</w:t>
      </w:r>
      <w:r>
        <w:rPr>
          <w:rFonts w:ascii="Courier New" w:eastAsia="Courier New" w:hAnsi="Courier New" w:cs="Courier New"/>
          <w:sz w:val="20"/>
          <w:szCs w:val="20"/>
        </w:rPr>
        <w:t>GET /api/v1/agents/{id}/export</w:t>
      </w:r>
    </w:p>
    <w:p w14:paraId="5D2AF4A6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 xml:space="preserve">将响应 JSON 保存为 </w:t>
      </w:r>
      <w:r>
        <w:rPr>
          <w:rFonts w:ascii="Courier New" w:eastAsia="Courier New" w:hAnsi="Courier New" w:cs="Courier New"/>
          <w:sz w:val="20"/>
          <w:szCs w:val="20"/>
        </w:rPr>
        <w:t>backend/seeds/agents/{slug}.json</w:t>
      </w:r>
    </w:p>
    <w:p w14:paraId="53F86556" w14:textId="77777777" w:rsidR="00066997" w:rsidRDefault="00066997">
      <w:pPr>
        <w:spacing w:after="80"/>
      </w:pPr>
    </w:p>
    <w:p w14:paraId="7B5476B2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>第五步：提交 Git</w:t>
      </w:r>
    </w:p>
    <w:p w14:paraId="725A7E6D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ascii="Courier New" w:eastAsia="Courier New" w:hAnsi="Courier New" w:cs="Courier New"/>
          <w:sz w:val="18"/>
          <w:szCs w:val="18"/>
        </w:rPr>
        <w:t>git add frontend/public/icons/{slug}.svg backend/seeds/agents/{slug}.json</w:t>
      </w:r>
    </w:p>
    <w:p w14:paraId="14B10DDE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>git commit -m "feat: add {slug} agent"</w:t>
      </w:r>
    </w:p>
    <w:p w14:paraId="676DB146" w14:textId="77777777" w:rsidR="00066997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Arial"/>
        </w:rPr>
        <w:t>git push，等待 CI/CD 自动部署</w:t>
      </w:r>
    </w:p>
    <w:p w14:paraId="7636AA09" w14:textId="77777777" w:rsidR="00066997" w:rsidRDefault="00066997">
      <w:pPr>
        <w:spacing w:after="80"/>
      </w:pPr>
    </w:p>
    <w:p w14:paraId="2A2612C8" w14:textId="77777777" w:rsidR="00066997" w:rsidRDefault="00000000">
      <w:pPr>
        <w:pStyle w:val="2"/>
        <w:spacing w:before="240" w:after="120"/>
      </w:pPr>
      <w:r>
        <w:t>6.2  修改 Agent</w:t>
      </w:r>
    </w:p>
    <w:p w14:paraId="11AB51B5" w14:textId="77777777" w:rsidR="00066997" w:rsidRDefault="00000000">
      <w:pPr>
        <w:pStyle w:val="3"/>
        <w:spacing w:before="180" w:after="80"/>
      </w:pPr>
      <w:r>
        <w:t>可以自由修改的字段</w:t>
      </w:r>
    </w:p>
    <w:p w14:paraId="746A586E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名称（三语）、描述、欢迎语（三语）</w:t>
      </w:r>
    </w:p>
    <w:p w14:paraId="2ECF5F56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建议问题（suggested_prompts）</w:t>
      </w:r>
    </w:p>
    <w:p w14:paraId="648924F5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行为指令（instructions）</w:t>
      </w:r>
    </w:p>
    <w:p w14:paraId="7C5BA61D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模型（model）、最大步数（max_steps）</w:t>
      </w:r>
    </w:p>
    <w:p w14:paraId="6300A1F1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图标（figure_url / icon）</w:t>
      </w:r>
    </w:p>
    <w:p w14:paraId="2A517AAF" w14:textId="77777777" w:rsidR="00066997" w:rsidRDefault="00066997">
      <w:pPr>
        <w:spacing w:after="80"/>
      </w:pPr>
    </w:p>
    <w:p w14:paraId="12DC6724" w14:textId="77777777" w:rsidR="00066997" w:rsidRDefault="00000000">
      <w:pPr>
        <w:pStyle w:val="3"/>
        <w:spacing w:before="180" w:after="80"/>
      </w:pPr>
      <w:r>
        <w:lastRenderedPageBreak/>
        <w:t>不建议修改的字段</w:t>
      </w:r>
    </w:p>
    <w:p w14:paraId="2C6D8235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slug：</w:t>
      </w:r>
      <w:r>
        <w:rPr>
          <w:rFonts w:eastAsia="Arial"/>
        </w:rPr>
        <w:t>修改后图标文件和 Seed 文件路径均需同步更新，易出错</w:t>
      </w:r>
    </w:p>
    <w:p w14:paraId="0028F297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id：</w:t>
      </w:r>
      <w:r>
        <w:rPr>
          <w:rFonts w:eastAsia="Arial"/>
        </w:rPr>
        <w:t>系统主键，绝对不可修改</w:t>
      </w:r>
    </w:p>
    <w:p w14:paraId="3DEF3B56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subagent_type：</w:t>
      </w:r>
      <w:r>
        <w:rPr>
          <w:rFonts w:eastAsia="Arial"/>
        </w:rPr>
        <w:t>修改将改变可用工具集，可能导致现有 Agent 功能异常</w:t>
      </w:r>
    </w:p>
    <w:p w14:paraId="1DC419BA" w14:textId="77777777" w:rsidR="00066997" w:rsidRDefault="00066997">
      <w:pPr>
        <w:spacing w:after="80"/>
      </w:pPr>
    </w:p>
    <w:p w14:paraId="071BC160" w14:textId="77777777" w:rsidR="00066997" w:rsidRDefault="00000000">
      <w:r>
        <w:rPr>
          <w:rFonts w:eastAsia="Arial"/>
          <w:b/>
          <w:bCs/>
        </w:rPr>
        <w:t>修改后必须：</w:t>
      </w:r>
      <w:r>
        <w:rPr>
          <w:rFonts w:eastAsia="Arial"/>
        </w:rPr>
        <w:t>①导出 Seed 文件  ②提交 Git  ③等待部署同步</w:t>
      </w:r>
    </w:p>
    <w:p w14:paraId="4ED63A52" w14:textId="77777777" w:rsidR="00066997" w:rsidRDefault="00066997">
      <w:pPr>
        <w:spacing w:after="80"/>
      </w:pPr>
    </w:p>
    <w:p w14:paraId="0B882958" w14:textId="77777777" w:rsidR="00066997" w:rsidRDefault="00000000">
      <w:pPr>
        <w:pStyle w:val="2"/>
        <w:spacing w:before="240" w:after="120"/>
      </w:pPr>
      <w:r>
        <w:t>6.3  更换图标</w:t>
      </w:r>
    </w:p>
    <w:p w14:paraId="01A6C860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设计或获取新图标文件（SVG 格式，64×64px）</w:t>
      </w:r>
    </w:p>
    <w:p w14:paraId="7661AF36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文件命名与 Slug 完全一致：</w:t>
      </w:r>
      <w:r>
        <w:rPr>
          <w:rFonts w:ascii="Courier New" w:eastAsia="Courier New" w:hAnsi="Courier New" w:cs="Courier New"/>
          <w:sz w:val="20"/>
          <w:szCs w:val="20"/>
        </w:rPr>
        <w:t>{slug}.svg</w:t>
      </w:r>
    </w:p>
    <w:p w14:paraId="1C8BAE7F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将文件复制到 </w:t>
      </w:r>
      <w:r>
        <w:rPr>
          <w:rFonts w:ascii="Courier New" w:eastAsia="Courier New" w:hAnsi="Courier New" w:cs="Courier New"/>
          <w:sz w:val="20"/>
          <w:szCs w:val="20"/>
        </w:rPr>
        <w:t>frontend/public/icons/</w:t>
      </w:r>
    </w:p>
    <w:p w14:paraId="35B1F12A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在管理界面重新上传图标或直接编辑 figure_url 字段</w:t>
      </w:r>
    </w:p>
    <w:p w14:paraId="067DA67D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保存修改后，刷新浏览器确认图标已更新</w:t>
      </w:r>
    </w:p>
    <w:p w14:paraId="1D68AECD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导出 Seed 文件，覆盖原有 JSON</w:t>
      </w:r>
    </w:p>
    <w:p w14:paraId="5406BA73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提交 Git：将新图标文件和更新的 Seed 文件一起提交</w:t>
      </w:r>
    </w:p>
    <w:p w14:paraId="212BAEA9" w14:textId="77777777" w:rsidR="00066997" w:rsidRDefault="00066997">
      <w:pPr>
        <w:spacing w:after="80"/>
      </w:pPr>
    </w:p>
    <w:p w14:paraId="23D85DEA" w14:textId="77777777" w:rsidR="00066997" w:rsidRDefault="00000000">
      <w:pPr>
        <w:pStyle w:val="2"/>
        <w:spacing w:before="240" w:after="120"/>
      </w:pPr>
      <w:r>
        <w:t>6.4  修复丢失的图标</w:t>
      </w:r>
    </w:p>
    <w:p w14:paraId="3E97AFA7" w14:textId="77777777" w:rsidR="00066997" w:rsidRDefault="00000000">
      <w:pPr>
        <w:pStyle w:val="3"/>
        <w:spacing w:before="180" w:after="80"/>
      </w:pPr>
      <w:r>
        <w:t>故障现象</w:t>
      </w:r>
    </w:p>
    <w:p w14:paraId="5C3A64BF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Agent 列表或对话界面显示默认机器人图标（灰色占位符）</w:t>
      </w:r>
    </w:p>
    <w:p w14:paraId="4737CD60" w14:textId="77777777" w:rsidR="00066997" w:rsidRDefault="00066997">
      <w:pPr>
        <w:spacing w:after="80"/>
      </w:pPr>
    </w:p>
    <w:p w14:paraId="42CEBB7C" w14:textId="77777777" w:rsidR="00066997" w:rsidRDefault="00000000">
      <w:pPr>
        <w:pStyle w:val="3"/>
        <w:spacing w:before="180" w:after="80"/>
      </w:pPr>
      <w:r>
        <w:t>根本原因</w:t>
      </w:r>
    </w:p>
    <w:p w14:paraId="0FFB5533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图标文件存放于 </w:t>
      </w:r>
      <w:r>
        <w:rPr>
          <w:rFonts w:ascii="Courier New" w:eastAsia="Courier New" w:hAnsi="Courier New" w:cs="Courier New"/>
          <w:sz w:val="20"/>
          <w:szCs w:val="20"/>
        </w:rPr>
        <w:t>workspace/uploads/</w:t>
      </w:r>
      <w:r>
        <w:rPr>
          <w:rFonts w:eastAsia="Arial"/>
        </w:rPr>
        <w:t>（被 .gitignore 忽略），未提交到代码仓库</w:t>
      </w:r>
    </w:p>
    <w:p w14:paraId="38002E24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重新部署后上传目录被清空，图标随之丢失</w:t>
      </w:r>
    </w:p>
    <w:p w14:paraId="79F6DFC9" w14:textId="77777777" w:rsidR="00066997" w:rsidRDefault="00066997">
      <w:pPr>
        <w:spacing w:after="80"/>
      </w:pPr>
    </w:p>
    <w:p w14:paraId="0EF41184" w14:textId="77777777" w:rsidR="00066997" w:rsidRDefault="00000000">
      <w:pPr>
        <w:pStyle w:val="3"/>
        <w:spacing w:before="180" w:after="80"/>
      </w:pPr>
      <w:r>
        <w:t>修复步骤</w:t>
      </w:r>
    </w:p>
    <w:p w14:paraId="4450B338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检查 frontend/public/icons/ 目录是否存在对应文件</w:t>
      </w:r>
    </w:p>
    <w:p w14:paraId="66F84302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若不存在，从备份获取或重新设计该 Agent 的图标</w:t>
      </w:r>
    </w:p>
    <w:p w14:paraId="5D2F917F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将图标文件放入 </w:t>
      </w:r>
      <w:r>
        <w:rPr>
          <w:rFonts w:ascii="Courier New" w:eastAsia="Courier New" w:hAnsi="Courier New" w:cs="Courier New"/>
          <w:sz w:val="20"/>
          <w:szCs w:val="20"/>
        </w:rPr>
        <w:t>frontend/public/icons/{slug}.svg</w:t>
      </w:r>
    </w:p>
    <w:p w14:paraId="04ED92F3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确认 Agent 的 figure_url 字段值正确</w:t>
      </w:r>
    </w:p>
    <w:p w14:paraId="292B37A4" w14:textId="77777777" w:rsidR="00066997" w:rsidRDefault="00000000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提交到 Git 并推送</w:t>
      </w:r>
    </w:p>
    <w:p w14:paraId="7A024D5D" w14:textId="77777777" w:rsidR="00066997" w:rsidRDefault="00066997">
      <w:pPr>
        <w:spacing w:after="80"/>
      </w:pPr>
    </w:p>
    <w:p w14:paraId="455EF13B" w14:textId="77777777" w:rsidR="00066997" w:rsidRDefault="00000000">
      <w:pPr>
        <w:pStyle w:val="3"/>
        <w:spacing w:before="180" w:after="80"/>
      </w:pPr>
      <w:r>
        <w:t>预防措施</w:t>
      </w:r>
    </w:p>
    <w:p w14:paraId="6659356E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始终通过 UI 上传图标后，立即将文件提交到 Git</w:t>
      </w:r>
      <w:r>
        <w:rPr>
          <w:rFonts w:eastAsia="Arial"/>
        </w:rPr>
        <w:t>，不要仅依赖上传目录</w:t>
      </w:r>
    </w:p>
    <w:p w14:paraId="0763A45E" w14:textId="77777777" w:rsidR="00066997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lastRenderedPageBreak/>
        <w:t>每次更改图标后，立即执行 git add + commit + push</w:t>
      </w:r>
    </w:p>
    <w:p w14:paraId="14A550BD" w14:textId="77777777" w:rsidR="00066997" w:rsidRDefault="00066997">
      <w:pPr>
        <w:spacing w:after="80"/>
      </w:pPr>
    </w:p>
    <w:p w14:paraId="25172B0B" w14:textId="77777777" w:rsidR="00066997" w:rsidRDefault="00000000">
      <w:pPr>
        <w:pStyle w:val="2"/>
        <w:spacing w:before="240" w:after="120"/>
      </w:pPr>
      <w:r>
        <w:t>6.5  上线前验证清单</w:t>
      </w:r>
    </w:p>
    <w:p w14:paraId="04DB0A4F" w14:textId="77777777" w:rsidR="00066997" w:rsidRDefault="00000000">
      <w:r>
        <w:rPr>
          <w:rFonts w:eastAsia="Arial"/>
        </w:rPr>
        <w:t>在将新 Agent 部署到生产环境前，请逐项确认以下内容：</w:t>
      </w:r>
    </w:p>
    <w:p w14:paraId="62272CD9" w14:textId="77777777" w:rsidR="00066997" w:rsidRDefault="00066997">
      <w:pPr>
        <w:spacing w:after="80"/>
      </w:pPr>
    </w:p>
    <w:p w14:paraId="13F06ADC" w14:textId="77777777" w:rsidR="00066997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Slug 格式正确（小写字母+数字+连字符，无特殊字符）</w:t>
      </w:r>
    </w:p>
    <w:p w14:paraId="09402E3A" w14:textId="77777777" w:rsidR="00066997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三语名称（zh / en / ja）均已填写且语义准确</w:t>
      </w:r>
    </w:p>
    <w:p w14:paraId="7E3A124D" w14:textId="77777777" w:rsidR="00066997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图标文件已放入 frontend/public/icons/ 并已提交 Git</w:t>
      </w:r>
    </w:p>
    <w:p w14:paraId="14DD0CC3" w14:textId="77777777" w:rsidR="00066997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figure_url 字段值与实际文件路径一致</w:t>
      </w:r>
    </w:p>
    <w:p w14:paraId="7F3F40D2" w14:textId="77777777" w:rsidR="00066997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instructions 字段内容清晰，行为定义准确</w:t>
      </w:r>
    </w:p>
    <w:p w14:paraId="38A6AA08" w14:textId="77777777" w:rsidR="00066997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Seed 文件已导出并保存至 backend/seeds/agents/{slug}.json</w:t>
      </w:r>
    </w:p>
    <w:p w14:paraId="6CD5C467" w14:textId="77777777" w:rsidR="00066997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Git commit 已包含图标文件和 Seed 文件</w:t>
      </w:r>
    </w:p>
    <w:p w14:paraId="5FDC98E7" w14:textId="77777777" w:rsidR="00066997" w:rsidRDefault="00000000">
      <w:pPr>
        <w:pStyle w:val="a4"/>
        <w:numPr>
          <w:ilvl w:val="0"/>
          <w:numId w:val="4"/>
        </w:numPr>
        <w:spacing w:after="80"/>
      </w:pPr>
      <w:r>
        <w:rPr>
          <w:rFonts w:eastAsia="Arial"/>
        </w:rPr>
        <w:t>在测试环境确认 Agent 可正常对话，图标显示正常</w:t>
      </w:r>
    </w:p>
    <w:p w14:paraId="2CE2CEEE" w14:textId="77777777" w:rsidR="00066997" w:rsidRDefault="00000000">
      <w:r>
        <w:br w:type="page"/>
      </w:r>
    </w:p>
    <w:p w14:paraId="11223344" w14:textId="77777777" w:rsidR="00AB1234" w:rsidRDefault="00AB1234">
      <w:pPr>
        <w:pStyle w:val="2"/>
        <w:spacing w:before="240" w:after="120"/>
      </w:pPr>
      <w:ins w:id="5001" w:author="Claude" w:date="2026-05-17T00:00:00Z">
        <w:r>
          <w:t>6.6  启用与停用 Agent</w:t>
        </w:r>
      </w:ins>
    </w:p>
    <w:p w14:paraId="11223345" w14:textId="77777777" w:rsidR="00AB1234" w:rsidRDefault="00AB1234">
      <w:pPr>
        <w:spacing w:after="80"/>
      </w:pPr>
      <w:ins w:id="5002" w:author="Claude" w:date="2026-05-17T00:00:00Z">
        <w:r>
          <w:rPr>
            <w:rFonts w:eastAsia="Arial"/>
          </w:rPr>
          <w:t xml:space="preserve">V1.1 新增：管理员可在管理界面对任意 Agent 进行启用或停用，无需删除数据。</w:t>
        </w:r>
      </w:ins>
    </w:p>
    <w:p w14:paraId="11223346" w14:textId="77777777" w:rsidR="00AB1234" w:rsidRDefault="00AB1234">
      <w:pPr>
        <w:pStyle w:val="3"/>
        <w:spacing w:before="180" w:after="80"/>
      </w:pPr>
      <w:ins w:id="5003" w:author="Claude" w:date="2026-05-17T00:00:00Z">
        <w:r>
          <w:t>列表工具栏——显示停用 Agent</w:t>
        </w:r>
      </w:ins>
    </w:p>
    <w:p w14:paraId="11223347" w14:textId="77777777" w:rsidR="00AB1234" w:rsidRDefault="00AB1234">
      <w:pPr>
        <w:spacing w:after="60"/>
      </w:pPr>
      <w:ins w:id="5004" w:author="Claude" w:date="2026-05-17T00:00:00Z">
        <w:r>
          <w:rPr>
            <w:rFonts w:eastAsia="Arial"/>
          </w:rPr>
          <w:t xml:space="preserve">在 Agent 管理页面工具栏，有「显示停用 Agent」开关（默认关闭）。开启后，已停用的 Agent 以半透明样式展示，并带有 inactive 标签，方便管理员识别和重新启用。</w:t>
        </w:r>
      </w:ins>
    </w:p>
    <w:p w14:paraId="11223348" w14:textId="77777777" w:rsidR="00AB1234" w:rsidRDefault="00AB1234">
      <w:pPr>
        <w:pStyle w:val="3"/>
        <w:spacing w:before="180" w:after="80"/>
      </w:pPr>
      <w:ins w:id="5005" w:author="Claude" w:date="2026-05-17T00:00:00Z">
        <w:r>
          <w:t>编辑表单——启用状态字段</w:t>
        </w:r>
      </w:ins>
    </w:p>
    <w:p w14:paraId="11223349" w14:textId="77777777" w:rsidR="00AB1234" w:rsidRDefault="00AB1234">
      <w:pPr>
        <w:spacing w:after="60"/>
      </w:pPr>
      <w:ins w:id="5006" w:author="Claude" w:date="2026-05-17T00:00:00Z">
        <w:r>
          <w:rPr>
            <w:rFonts w:eastAsia="Arial"/>
          </w:rPr>
          <w:t xml:space="preserve">在 Agent 编辑表单的「基本信息」选项卡中，新增「启用状态」字段：</w:t>
        </w:r>
      </w:ins>
    </w:p>
    <w:p w14:paraId="1122334A" w14:textId="77777777" w:rsidR="00AB1234" w:rsidRDefault="00AB1234">
      <w:pPr>
        <w:pStyle w:val="a4"/>
        <w:numPr>
          <w:ilvl w:val="0"/>
          <w:numId w:val="2"/>
        </w:numPr>
        <w:spacing w:after="60"/>
      </w:pPr>
      <w:ins w:id="5007" w:author="Claude" w:date="2026-05-17T00:00:00Z">
        <w:r>
          <w:rPr>
            <w:rFonts w:eastAsia="Arial"/>
          </w:rPr>
          <w:t>✅ 启用 / Enabled：Agent 正常对用户可见，可接受对话请求</w:t>
        </w:r>
      </w:ins>
    </w:p>
    <w:p w14:paraId="1122334B" w14:textId="77777777" w:rsidR="00AB1234" w:rsidRDefault="00AB1234">
      <w:pPr>
        <w:pStyle w:val="a4"/>
        <w:numPr>
          <w:ilvl w:val="0"/>
          <w:numId w:val="2"/>
        </w:numPr>
        <w:spacing w:after="60"/>
      </w:pPr>
      <w:ins w:id="5008" w:author="Claude" w:date="2026-05-17T00:00:00Z">
        <w:r>
          <w:rPr>
            <w:rFonts w:eastAsia="Arial"/>
          </w:rPr>
          <w:t>⛔ 停用 / Disabled：Agent 从对话频道隐藏，不接受新请求，历史记录保留，随时可重新启用</w:t>
        </w:r>
      </w:ins>
    </w:p>
    <w:p w14:paraId="1122334C" w14:textId="77777777" w:rsidR="00AB1234" w:rsidRDefault="00AB1234">
      <w:pPr>
        <w:spacing w:after="60"/>
      </w:pPr>
      <w:ins w:id="5009" w:author="Claude" w:date="2026-05-17T00:00:00Z">
        <w:r>
          <w:rPr>
            <w:b/>
            <w:rFonts w:eastAsia="Arial"/>
          </w:rPr>
          <w:t xml:space="preserve">注意：</w:t>
        </w:r>
        <w:r>
          <w:rPr>
            <w:rFonts w:eastAsia="Arial"/>
          </w:rPr>
          <w:t xml:space="preserve">停用操作仅设置 is_active = false，不删除数据。不需要导出 Seed 文件，但如果需要持久化该状态，建议导出并提交 Git。</w:t>
        </w:r>
      </w:ins>
    </w:p>
    <w:p w14:paraId="1429415A" w14:textId="77777777" w:rsidR="00066997" w:rsidRDefault="00000000">
      <w:pPr>
        <w:pStyle w:val="1"/>
        <w:spacing w:before="360" w:after="180"/>
      </w:pPr>
      <w:r>
        <w:rPr>
          <w:sz w:val="32"/>
          <w:szCs w:val="32"/>
        </w:rPr>
        <w:lastRenderedPageBreak/>
        <w:t>附录 A  当前 Agent 列表（共 25 个）</w:t>
      </w:r>
    </w:p>
    <w:p w14:paraId="0DBCD8B7" w14:textId="77777777" w:rsidR="00066997" w:rsidRDefault="00000000">
      <w:r>
        <w:rPr>
          <w:rFonts w:eastAsia="Arial"/>
        </w:rPr>
        <w:t>以下为系统当前所有命名 Agent 的基本信息，供管理员参考。</w:t>
      </w:r>
    </w:p>
    <w:p w14:paraId="20D28EBE" w14:textId="77777777" w:rsidR="00066997" w:rsidRDefault="000669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2"/>
        <w:gridCol w:w="2008"/>
        <w:gridCol w:w="2582"/>
        <w:gridCol w:w="1808"/>
      </w:tblGrid>
      <w:tr w:rsidR="00066997" w14:paraId="1C4E69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D395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Slug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DCB0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中文名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1272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图标文件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7654" w14:textId="77777777" w:rsidR="00066997" w:rsidRDefault="00000000">
            <w:r>
              <w:rPr>
                <w:rFonts w:eastAsia="Arial"/>
                <w:b/>
                <w:bCs/>
                <w:sz w:val="20"/>
                <w:szCs w:val="20"/>
              </w:rPr>
              <w:t>基础类型</w:t>
            </w:r>
          </w:p>
        </w:tc>
      </w:tr>
      <w:tr w:rsidR="00066997" w14:paraId="400D69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9C2D" w14:textId="77777777" w:rsidR="00066997" w:rsidRDefault="00000000">
            <w:r>
              <w:rPr>
                <w:rFonts w:eastAsia="Arial"/>
                <w:sz w:val="20"/>
                <w:szCs w:val="20"/>
              </w:rPr>
              <w:t>visual-engineer-designer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29F7" w14:textId="77777777" w:rsidR="00066997" w:rsidRDefault="00000000">
            <w:r>
              <w:rPr>
                <w:rFonts w:eastAsia="Arial"/>
                <w:sz w:val="20"/>
                <w:szCs w:val="20"/>
              </w:rPr>
              <w:t>视觉工程设计师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A460" w14:textId="77777777" w:rsidR="00066997" w:rsidRDefault="00000000">
            <w:r>
              <w:rPr>
                <w:rFonts w:eastAsia="Arial"/>
                <w:sz w:val="20"/>
                <w:szCs w:val="20"/>
              </w:rPr>
              <w:t>visual-engineer-designer.svg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C0D5" w14:textId="77777777" w:rsidR="00066997" w:rsidRDefault="00000000">
            <w:r>
              <w:rPr>
                <w:rFonts w:eastAsia="Arial"/>
                <w:sz w:val="20"/>
                <w:szCs w:val="20"/>
              </w:rPr>
              <w:t>designer</w:t>
            </w:r>
          </w:p>
        </w:tc>
      </w:tr>
      <w:tr w:rsidR="00066997" w14:paraId="005EF9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D6BC" w14:textId="77777777" w:rsidR="00066997" w:rsidRDefault="00000000">
            <w:r>
              <w:rPr>
                <w:rFonts w:eastAsia="Arial"/>
                <w:sz w:val="20"/>
                <w:szCs w:val="20"/>
              </w:rPr>
              <w:t>change-reviewer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DC31" w14:textId="77777777" w:rsidR="00066997" w:rsidRDefault="00000000">
            <w:r>
              <w:rPr>
                <w:rFonts w:eastAsia="Arial"/>
                <w:sz w:val="20"/>
                <w:szCs w:val="20"/>
              </w:rPr>
              <w:t>变更评审专家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FADF" w14:textId="77777777" w:rsidR="00066997" w:rsidRDefault="00000000">
            <w:r>
              <w:rPr>
                <w:rFonts w:eastAsia="Arial"/>
                <w:sz w:val="20"/>
                <w:szCs w:val="20"/>
              </w:rPr>
              <w:t>change-reviewer.svg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2A42" w14:textId="77777777" w:rsidR="00066997" w:rsidRDefault="00000000">
            <w:r>
              <w:rPr>
                <w:rFonts w:eastAsia="Arial"/>
                <w:sz w:val="20"/>
                <w:szCs w:val="20"/>
              </w:rPr>
              <w:t>reviewer</w:t>
            </w:r>
          </w:p>
        </w:tc>
      </w:tr>
      <w:tr w:rsidR="00066997" w14:paraId="4CAF36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91B8" w14:textId="77777777" w:rsidR="00066997" w:rsidRDefault="00000000">
            <w:r>
              <w:rPr>
                <w:rFonts w:eastAsia="Arial"/>
                <w:sz w:val="20"/>
                <w:szCs w:val="20"/>
              </w:rPr>
              <w:t>requirements-expert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2261" w14:textId="77777777" w:rsidR="00066997" w:rsidRDefault="00000000">
            <w:r>
              <w:rPr>
                <w:rFonts w:eastAsia="Arial"/>
                <w:sz w:val="20"/>
                <w:szCs w:val="20"/>
              </w:rPr>
              <w:t>需求分析专家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9FA2" w14:textId="77777777" w:rsidR="00066997" w:rsidRDefault="00000000">
            <w:r>
              <w:rPr>
                <w:rFonts w:eastAsia="Arial"/>
                <w:sz w:val="20"/>
                <w:szCs w:val="20"/>
              </w:rPr>
              <w:t>requirements-expert.svg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CCC3" w14:textId="77777777" w:rsidR="00066997" w:rsidRDefault="00000000">
            <w:r>
              <w:rPr>
                <w:rFonts w:eastAsia="Arial"/>
                <w:sz w:val="20"/>
                <w:szCs w:val="20"/>
              </w:rPr>
              <w:t>reviewer</w:t>
            </w:r>
          </w:p>
        </w:tc>
      </w:tr>
      <w:tr w:rsidR="00066997" w14:paraId="1C0765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6D4D" w14:textId="77777777" w:rsidR="00066997" w:rsidRDefault="00000000">
            <w:r>
              <w:rPr>
                <w:rFonts w:eastAsia="Arial"/>
                <w:sz w:val="20"/>
                <w:szCs w:val="20"/>
              </w:rPr>
              <w:t>event-organizer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1802" w14:textId="77777777" w:rsidR="00066997" w:rsidRDefault="00000000">
            <w:r>
              <w:rPr>
                <w:rFonts w:eastAsia="Arial"/>
                <w:sz w:val="20"/>
                <w:szCs w:val="20"/>
              </w:rPr>
              <w:t>活动策划专家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FA4A" w14:textId="77777777" w:rsidR="00066997" w:rsidRDefault="00000000">
            <w:r>
              <w:rPr>
                <w:rFonts w:eastAsia="Arial"/>
                <w:sz w:val="20"/>
                <w:szCs w:val="20"/>
              </w:rPr>
              <w:t>event-organizer.svg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9C27F" w14:textId="77777777" w:rsidR="00066997" w:rsidRDefault="00000000">
            <w:r>
              <w:rPr>
                <w:rFonts w:eastAsia="Arial"/>
                <w:sz w:val="20"/>
                <w:szCs w:val="20"/>
              </w:rPr>
              <w:t>event_agent</w:t>
            </w:r>
          </w:p>
        </w:tc>
      </w:tr>
      <w:tr w:rsidR="00066997" w14:paraId="4DCCF3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C787" w14:textId="77777777" w:rsidR="00066997" w:rsidRDefault="00000000">
            <w:r>
              <w:rPr>
                <w:rFonts w:eastAsia="Arial"/>
                <w:sz w:val="20"/>
                <w:szCs w:val="20"/>
              </w:rPr>
              <w:t>app-dev-quotation-expert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807A" w14:textId="77777777" w:rsidR="00066997" w:rsidRDefault="00000000">
            <w:r>
              <w:rPr>
                <w:rFonts w:eastAsia="Arial"/>
                <w:sz w:val="20"/>
                <w:szCs w:val="20"/>
              </w:rPr>
              <w:t>应用开发报价专家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89A85" w14:textId="77777777" w:rsidR="00066997" w:rsidRDefault="00000000">
            <w:r>
              <w:rPr>
                <w:rFonts w:eastAsia="Arial"/>
                <w:sz w:val="20"/>
                <w:szCs w:val="20"/>
              </w:rPr>
              <w:t>app-dev-quotation-expert.svg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C9DC3" w14:textId="77777777" w:rsidR="00066997" w:rsidRDefault="00000000">
            <w:r>
              <w:rPr>
                <w:rFonts w:eastAsia="Arial"/>
                <w:sz w:val="20"/>
                <w:szCs w:val="20"/>
              </w:rPr>
              <w:t>presales</w:t>
            </w:r>
          </w:p>
        </w:tc>
      </w:tr>
      <w:tr w:rsidR="00066997" w14:paraId="4B213B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79B8" w14:textId="77777777" w:rsidR="00066997" w:rsidRDefault="00000000">
            <w:r>
              <w:rPr>
                <w:rFonts w:eastAsia="Arial"/>
                <w:sz w:val="20"/>
                <w:szCs w:val="20"/>
              </w:rPr>
              <w:t>japan-food-expert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96188" w14:textId="77777777" w:rsidR="00066997" w:rsidRDefault="00000000">
            <w:r>
              <w:rPr>
                <w:rFonts w:eastAsia="Arial"/>
                <w:sz w:val="20"/>
                <w:szCs w:val="20"/>
              </w:rPr>
              <w:t>日本美食专家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8882" w14:textId="77777777" w:rsidR="00066997" w:rsidRDefault="00000000">
            <w:r>
              <w:rPr>
                <w:rFonts w:eastAsia="Arial"/>
                <w:sz w:val="20"/>
                <w:szCs w:val="20"/>
              </w:rPr>
              <w:t>japan-food-expert.svg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9E7F" w14:textId="77777777" w:rsidR="00066997" w:rsidRDefault="00000000">
            <w:r>
              <w:rPr>
                <w:rFonts w:eastAsia="Arial"/>
                <w:sz w:val="20"/>
                <w:szCs w:val="20"/>
              </w:rPr>
              <w:t>explorer</w:t>
            </w:r>
          </w:p>
        </w:tc>
      </w:tr>
      <w:tr w:rsidR="00066997" w14:paraId="180A0F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C8D4" w14:textId="77777777" w:rsidR="00066997" w:rsidRDefault="00000000">
            <w:r>
              <w:rPr>
                <w:rFonts w:eastAsia="Arial"/>
                <w:sz w:val="20"/>
                <w:szCs w:val="20"/>
              </w:rPr>
              <w:t>language-expert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6234" w14:textId="77777777" w:rsidR="00066997" w:rsidRDefault="00000000">
            <w:r>
              <w:rPr>
                <w:rFonts w:eastAsia="Arial"/>
                <w:sz w:val="20"/>
                <w:szCs w:val="20"/>
              </w:rPr>
              <w:t>语言专家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4207" w14:textId="77777777" w:rsidR="00066997" w:rsidRDefault="00000000">
            <w:r>
              <w:rPr>
                <w:rFonts w:eastAsia="Arial"/>
                <w:sz w:val="20"/>
                <w:szCs w:val="20"/>
              </w:rPr>
              <w:t>language-expert.svg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D7EB" w14:textId="77777777" w:rsidR="00066997" w:rsidRDefault="00000000">
            <w:r>
              <w:rPr>
                <w:rFonts w:eastAsia="Arial"/>
                <w:sz w:val="20"/>
                <w:szCs w:val="20"/>
              </w:rPr>
              <w:t>translator</w:t>
            </w:r>
          </w:p>
        </w:tc>
      </w:tr>
      <w:tr w:rsidR="00066997" w14:paraId="64590C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562D" w14:textId="77777777" w:rsidR="00066997" w:rsidRDefault="00000000">
            <w:r>
              <w:rPr>
                <w:rFonts w:eastAsia="Arial"/>
                <w:sz w:val="20"/>
                <w:szCs w:val="20"/>
              </w:rPr>
              <w:t>system-definition-expert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D21A" w14:textId="77777777" w:rsidR="00066997" w:rsidRDefault="00000000">
            <w:r>
              <w:rPr>
                <w:rFonts w:eastAsia="Arial"/>
                <w:sz w:val="20"/>
                <w:szCs w:val="20"/>
              </w:rPr>
              <w:t>系统定义专家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71832" w14:textId="77777777" w:rsidR="00066997" w:rsidRDefault="00000000">
            <w:r>
              <w:rPr>
                <w:rFonts w:eastAsia="Arial"/>
                <w:sz w:val="20"/>
                <w:szCs w:val="20"/>
              </w:rPr>
              <w:t>system-definition-expert.svg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0D74" w14:textId="77777777" w:rsidR="00066997" w:rsidRDefault="00000000">
            <w:r>
              <w:rPr>
                <w:rFonts w:eastAsia="Arial"/>
                <w:sz w:val="20"/>
                <w:szCs w:val="20"/>
              </w:rPr>
              <w:t>reviewer</w:t>
            </w:r>
          </w:p>
        </w:tc>
      </w:tr>
      <w:tr w:rsidR="00066997" w14:paraId="5A40E3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CA60" w14:textId="77777777" w:rsidR="00066997" w:rsidRDefault="00000000">
            <w:r>
              <w:rPr>
                <w:rFonts w:eastAsia="Arial"/>
                <w:sz w:val="20"/>
                <w:szCs w:val="20"/>
              </w:rPr>
              <w:t>test-definition-expert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ACBA" w14:textId="77777777" w:rsidR="00066997" w:rsidRDefault="00000000">
            <w:r>
              <w:rPr>
                <w:rFonts w:eastAsia="Arial"/>
                <w:sz w:val="20"/>
                <w:szCs w:val="20"/>
              </w:rPr>
              <w:t>测试定义专家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2BF9" w14:textId="77777777" w:rsidR="00066997" w:rsidRDefault="00000000">
            <w:r>
              <w:rPr>
                <w:rFonts w:eastAsia="Arial"/>
                <w:sz w:val="20"/>
                <w:szCs w:val="20"/>
              </w:rPr>
              <w:t>test-definition-expert.svg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9F1D" w14:textId="77777777" w:rsidR="00066997" w:rsidRDefault="00000000">
            <w:r>
              <w:rPr>
                <w:rFonts w:eastAsia="Arial"/>
                <w:sz w:val="20"/>
                <w:szCs w:val="20"/>
              </w:rPr>
              <w:t>test_agent</w:t>
            </w:r>
          </w:p>
        </w:tc>
      </w:tr>
      <w:tr w:rsidR="00066997" w14:paraId="385C36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EC1C" w14:textId="77777777" w:rsidR="00066997" w:rsidRDefault="00000000">
            <w:r>
              <w:rPr>
                <w:rFonts w:eastAsia="Arial"/>
                <w:sz w:val="20"/>
                <w:szCs w:val="20"/>
              </w:rPr>
              <w:t>tech-pm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A03A" w14:textId="77777777" w:rsidR="00066997" w:rsidRDefault="00000000">
            <w:r>
              <w:rPr>
                <w:rFonts w:eastAsia="Arial"/>
                <w:sz w:val="20"/>
                <w:szCs w:val="20"/>
              </w:rPr>
              <w:t>技术项目经理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916F" w14:textId="77777777" w:rsidR="00066997" w:rsidRDefault="00000000">
            <w:r>
              <w:rPr>
                <w:rFonts w:eastAsia="Arial"/>
                <w:sz w:val="20"/>
                <w:szCs w:val="20"/>
              </w:rPr>
              <w:t>tech-pm.svg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2A49" w14:textId="77777777" w:rsidR="00066997" w:rsidRDefault="00000000">
            <w:r>
              <w:rPr>
                <w:rFonts w:eastAsia="Arial"/>
                <w:sz w:val="20"/>
                <w:szCs w:val="20"/>
              </w:rPr>
              <w:t>project_manager</w:t>
            </w:r>
          </w:p>
        </w:tc>
      </w:tr>
      <w:tr w:rsidR="00066997" w14:paraId="5179AB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8D82" w14:textId="77777777" w:rsidR="00066997" w:rsidRDefault="00000000">
            <w:r>
              <w:rPr>
                <w:rFonts w:eastAsia="Arial"/>
                <w:sz w:val="20"/>
                <w:szCs w:val="20"/>
              </w:rPr>
              <w:t>market-analyst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88E6" w14:textId="77777777" w:rsidR="00066997" w:rsidRDefault="00000000">
            <w:r>
              <w:rPr>
                <w:rFonts w:eastAsia="Arial"/>
                <w:sz w:val="20"/>
                <w:szCs w:val="20"/>
              </w:rPr>
              <w:t>市场分析师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9CC6" w14:textId="77777777" w:rsidR="00066997" w:rsidRDefault="00000000">
            <w:r>
              <w:rPr>
                <w:rFonts w:eastAsia="Arial"/>
                <w:sz w:val="20"/>
                <w:szCs w:val="20"/>
              </w:rPr>
              <w:t>market-analyst.svg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1AC4" w14:textId="77777777" w:rsidR="00066997" w:rsidRDefault="00000000">
            <w:r>
              <w:rPr>
                <w:rFonts w:eastAsia="Arial"/>
                <w:sz w:val="20"/>
                <w:szCs w:val="20"/>
              </w:rPr>
              <w:t>market_intelligence</w:t>
            </w:r>
          </w:p>
        </w:tc>
      </w:tr>
      <w:tr w:rsidR="00066997" w14:paraId="15E085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151E" w14:textId="77777777" w:rsidR="00066997" w:rsidRDefault="00000000">
            <w:r>
              <w:rPr>
                <w:rFonts w:eastAsia="Arial"/>
                <w:sz w:val="20"/>
                <w:szCs w:val="20"/>
              </w:rPr>
              <w:t>sales-intel-agent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4EE33" w14:textId="77777777" w:rsidR="00066997" w:rsidRDefault="00000000">
            <w:r>
              <w:rPr>
                <w:rFonts w:eastAsia="Arial"/>
                <w:sz w:val="20"/>
                <w:szCs w:val="20"/>
              </w:rPr>
              <w:t>销售情报助手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ED40" w14:textId="77777777" w:rsidR="00066997" w:rsidRDefault="00000000">
            <w:r>
              <w:rPr>
                <w:rFonts w:eastAsia="Arial"/>
                <w:sz w:val="20"/>
                <w:szCs w:val="20"/>
              </w:rPr>
              <w:t>sales-intel-agent.svg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781B" w14:textId="77777777" w:rsidR="00066997" w:rsidRDefault="00000000">
            <w:r>
              <w:rPr>
                <w:rFonts w:eastAsia="Arial"/>
                <w:sz w:val="20"/>
                <w:szCs w:val="20"/>
              </w:rPr>
              <w:t>market_intelligence</w:t>
            </w:r>
          </w:p>
        </w:tc>
      </w:tr>
      <w:tr w:rsidR="00066997" w14:paraId="06D60F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AE2C" w14:textId="77777777" w:rsidR="00066997" w:rsidRDefault="00000000">
            <w:r>
              <w:rPr>
                <w:rFonts w:eastAsia="Arial"/>
                <w:sz w:val="20"/>
                <w:szCs w:val="20"/>
              </w:rPr>
              <w:t>agent-icon-designer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FB562" w14:textId="77777777" w:rsidR="00066997" w:rsidRDefault="00000000">
            <w:r>
              <w:rPr>
                <w:rFonts w:eastAsia="Arial"/>
                <w:sz w:val="20"/>
                <w:szCs w:val="20"/>
              </w:rPr>
              <w:t>Agent 图标设计师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63EB" w14:textId="77777777" w:rsidR="00066997" w:rsidRDefault="00000000">
            <w:r>
              <w:rPr>
                <w:rFonts w:eastAsia="Arial"/>
                <w:sz w:val="20"/>
                <w:szCs w:val="20"/>
              </w:rPr>
              <w:t>agent-icon-designer.svg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F6C0" w14:textId="77777777" w:rsidR="00066997" w:rsidRDefault="00000000">
            <w:r>
              <w:rPr>
                <w:rFonts w:eastAsia="Arial"/>
                <w:sz w:val="20"/>
                <w:szCs w:val="20"/>
              </w:rPr>
              <w:t>designer</w:t>
            </w:r>
          </w:p>
        </w:tc>
      </w:tr>
      <w:tr w:rsidR="00066997" w14:paraId="6107A8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7CD2" w14:textId="77777777" w:rsidR="00066997" w:rsidRDefault="00000000">
            <w:r>
              <w:rPr>
                <w:rFonts w:eastAsia="Arial"/>
                <w:sz w:val="20"/>
                <w:szCs w:val="20"/>
              </w:rPr>
              <w:t>shareholder-meeting-organizer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7548" w14:textId="77777777" w:rsidR="00066997" w:rsidRDefault="00000000">
            <w:r>
              <w:rPr>
                <w:rFonts w:eastAsia="Arial"/>
                <w:sz w:val="20"/>
                <w:szCs w:val="20"/>
              </w:rPr>
              <w:t>股东会议策划师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21B3" w14:textId="77777777" w:rsidR="00066997" w:rsidRDefault="00000000">
            <w:r>
              <w:rPr>
                <w:rFonts w:eastAsia="Arial"/>
                <w:sz w:val="20"/>
                <w:szCs w:val="20"/>
              </w:rPr>
              <w:t>shareholder-meeting-organizer.svg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A200" w14:textId="77777777" w:rsidR="00066997" w:rsidRDefault="00000000">
            <w:r>
              <w:rPr>
                <w:rFonts w:eastAsia="Arial"/>
                <w:sz w:val="20"/>
                <w:szCs w:val="20"/>
              </w:rPr>
              <w:t>event_agent</w:t>
            </w:r>
          </w:p>
        </w:tc>
      </w:tr>
      <w:tr w:rsidR="00066997" w14:paraId="50A598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63A8" w14:textId="77777777" w:rsidR="00066997" w:rsidRDefault="00000000">
            <w:r>
              <w:rPr>
                <w:rFonts w:eastAsia="Arial"/>
                <w:sz w:val="20"/>
                <w:szCs w:val="20"/>
              </w:rPr>
              <w:t>bank-reconciliation-expert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17A6" w14:textId="77777777" w:rsidR="00066997" w:rsidRDefault="00000000">
            <w:r>
              <w:rPr>
                <w:rFonts w:eastAsia="Arial"/>
                <w:sz w:val="20"/>
                <w:szCs w:val="20"/>
              </w:rPr>
              <w:t>银行对账专家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F946" w14:textId="77777777" w:rsidR="00066997" w:rsidRDefault="00000000">
            <w:r>
              <w:rPr>
                <w:rFonts w:eastAsia="Arial"/>
                <w:sz w:val="20"/>
                <w:szCs w:val="20"/>
              </w:rPr>
              <w:t>bank-reconciliation-expert.svg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AE39" w14:textId="77777777" w:rsidR="00066997" w:rsidRDefault="00000000">
            <w:r>
              <w:rPr>
                <w:rFonts w:eastAsia="Arial"/>
                <w:sz w:val="20"/>
                <w:szCs w:val="20"/>
              </w:rPr>
              <w:t>bank_reconciliation_agent</w:t>
            </w:r>
          </w:p>
        </w:tc>
      </w:tr>
      <w:tr w:rsidR="00066997" w14:paraId="4F3676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01E4" w14:textId="77777777" w:rsidR="00066997" w:rsidRDefault="00000000">
            <w:r>
              <w:rPr>
                <w:rFonts w:eastAsia="Arial"/>
                <w:sz w:val="20"/>
                <w:szCs w:val="20"/>
              </w:rPr>
              <w:t>customer-service-specialist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7FA3" w14:textId="77777777" w:rsidR="00066997" w:rsidRDefault="00000000">
            <w:r>
              <w:rPr>
                <w:rFonts w:eastAsia="Arial"/>
                <w:sz w:val="20"/>
                <w:szCs w:val="20"/>
              </w:rPr>
              <w:t>客服专员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7B23" w14:textId="77777777" w:rsidR="00066997" w:rsidRDefault="00000000">
            <w:r>
              <w:rPr>
                <w:rFonts w:eastAsia="Arial"/>
                <w:sz w:val="20"/>
                <w:szCs w:val="20"/>
              </w:rPr>
              <w:t>customer-service-specialist.svg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CF46" w14:textId="77777777" w:rsidR="00066997" w:rsidRDefault="00000000">
            <w:r>
              <w:rPr>
                <w:rFonts w:eastAsia="Arial"/>
                <w:sz w:val="20"/>
                <w:szCs w:val="20"/>
              </w:rPr>
              <w:t>customer_service</w:t>
            </w:r>
          </w:p>
        </w:tc>
      </w:tr>
      <w:tr w:rsidR="00066997" w14:paraId="37819E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AC1A" w14:textId="77777777" w:rsidR="00066997" w:rsidRDefault="00000000">
            <w:r>
              <w:rPr>
                <w:rFonts w:eastAsia="Arial"/>
                <w:sz w:val="20"/>
                <w:szCs w:val="20"/>
              </w:rPr>
              <w:t>merchant-reconciliation-agent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5643" w14:textId="77777777" w:rsidR="00066997" w:rsidRDefault="00000000">
            <w:r>
              <w:rPr>
                <w:rFonts w:eastAsia="Arial"/>
                <w:sz w:val="20"/>
                <w:szCs w:val="20"/>
              </w:rPr>
              <w:t>商户对账助手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02B5" w14:textId="77777777" w:rsidR="00066997" w:rsidRDefault="00000000">
            <w:r>
              <w:rPr>
                <w:rFonts w:eastAsia="Arial"/>
                <w:sz w:val="20"/>
                <w:szCs w:val="20"/>
              </w:rPr>
              <w:t>merchant-reconciliation-agent.svg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C6B2" w14:textId="77777777" w:rsidR="00066997" w:rsidRDefault="00000000">
            <w:r>
              <w:rPr>
                <w:rFonts w:eastAsia="Arial"/>
                <w:sz w:val="20"/>
                <w:szCs w:val="20"/>
              </w:rPr>
              <w:t>recon_agent</w:t>
            </w:r>
          </w:p>
        </w:tc>
      </w:tr>
      <w:tr w:rsidR="00066997" w14:paraId="5E9CC9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416A" w14:textId="77777777" w:rsidR="00066997" w:rsidRDefault="00000000">
            <w:r>
              <w:rPr>
                <w:rFonts w:eastAsia="Arial"/>
                <w:sz w:val="20"/>
                <w:szCs w:val="20"/>
              </w:rPr>
              <w:lastRenderedPageBreak/>
              <w:t>business-report-expert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4125" w14:textId="77777777" w:rsidR="00066997" w:rsidRDefault="00000000">
            <w:r>
              <w:rPr>
                <w:rFonts w:eastAsia="Arial"/>
                <w:sz w:val="20"/>
                <w:szCs w:val="20"/>
              </w:rPr>
              <w:t>商业报告专家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06C7" w14:textId="77777777" w:rsidR="00066997" w:rsidRDefault="00000000">
            <w:r>
              <w:rPr>
                <w:rFonts w:eastAsia="Arial"/>
                <w:sz w:val="20"/>
                <w:szCs w:val="20"/>
              </w:rPr>
              <w:t>business-report-expert.svg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E513" w14:textId="77777777" w:rsidR="00066997" w:rsidRDefault="00000000">
            <w:r>
              <w:rPr>
                <w:rFonts w:eastAsia="Arial"/>
                <w:sz w:val="20"/>
                <w:szCs w:val="20"/>
              </w:rPr>
              <w:t>report_agent</w:t>
            </w:r>
          </w:p>
        </w:tc>
      </w:tr>
      <w:tr w:rsidR="00066997" w14:paraId="4F2F8C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4F9B" w14:textId="77777777" w:rsidR="00066997" w:rsidRDefault="00000000">
            <w:r>
              <w:rPr>
                <w:rFonts w:eastAsia="Arial"/>
                <w:sz w:val="20"/>
                <w:szCs w:val="20"/>
              </w:rPr>
              <w:t>weather-forecast-expert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CBDF" w14:textId="77777777" w:rsidR="00066997" w:rsidRDefault="00000000">
            <w:r>
              <w:rPr>
                <w:rFonts w:eastAsia="Arial"/>
                <w:sz w:val="20"/>
                <w:szCs w:val="20"/>
              </w:rPr>
              <w:t>天气预报专家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E654" w14:textId="77777777" w:rsidR="00066997" w:rsidRDefault="00000000">
            <w:r>
              <w:rPr>
                <w:rFonts w:eastAsia="Arial"/>
                <w:sz w:val="20"/>
                <w:szCs w:val="20"/>
              </w:rPr>
              <w:t>weather-forecast-expert.svg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106D2" w14:textId="77777777" w:rsidR="00066997" w:rsidRDefault="00000000">
            <w:r>
              <w:rPr>
                <w:rFonts w:eastAsia="Arial"/>
                <w:sz w:val="20"/>
                <w:szCs w:val="20"/>
              </w:rPr>
              <w:t>explorer</w:t>
            </w:r>
          </w:p>
        </w:tc>
      </w:tr>
      <w:tr w:rsidR="00066997" w14:paraId="4C6677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2F0A" w14:textId="77777777" w:rsidR="00066997" w:rsidRDefault="00000000">
            <w:r>
              <w:rPr>
                <w:rFonts w:eastAsia="Arial"/>
                <w:sz w:val="20"/>
                <w:szCs w:val="20"/>
              </w:rPr>
              <w:t>ops-monitor-agent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9229" w14:textId="77777777" w:rsidR="00066997" w:rsidRDefault="00000000">
            <w:r>
              <w:rPr>
                <w:rFonts w:eastAsia="Arial"/>
                <w:sz w:val="20"/>
                <w:szCs w:val="20"/>
              </w:rPr>
              <w:t>运维监控助手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0E94" w14:textId="77777777" w:rsidR="00066997" w:rsidRDefault="00000000">
            <w:r>
              <w:rPr>
                <w:rFonts w:eastAsia="Arial"/>
                <w:sz w:val="20"/>
                <w:szCs w:val="20"/>
              </w:rPr>
              <w:t>ops-monitor-agent.svg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1BE2" w14:textId="77777777" w:rsidR="00066997" w:rsidRDefault="00000000">
            <w:r>
              <w:rPr>
                <w:rFonts w:eastAsia="Arial"/>
                <w:sz w:val="20"/>
                <w:szCs w:val="20"/>
              </w:rPr>
              <w:t>ops</w:t>
            </w:r>
          </w:p>
        </w:tc>
      </w:tr>
      <w:tr w:rsidR="00066997" w14:paraId="3C4998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B717" w14:textId="77777777" w:rsidR="00066997" w:rsidRDefault="00000000">
            <w:r>
              <w:rPr>
                <w:rFonts w:eastAsia="Arial"/>
                <w:sz w:val="20"/>
                <w:szCs w:val="20"/>
              </w:rPr>
              <w:t>presales-agent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B2F7" w14:textId="77777777" w:rsidR="00066997" w:rsidRDefault="00000000">
            <w:r>
              <w:rPr>
                <w:rFonts w:eastAsia="Arial"/>
                <w:sz w:val="20"/>
                <w:szCs w:val="20"/>
              </w:rPr>
              <w:t>售前支持助手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7DC1" w14:textId="77777777" w:rsidR="00066997" w:rsidRDefault="00000000">
            <w:r>
              <w:rPr>
                <w:rFonts w:eastAsia="Arial"/>
                <w:sz w:val="20"/>
                <w:szCs w:val="20"/>
              </w:rPr>
              <w:t>presales-agent.svg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2EA8" w14:textId="77777777" w:rsidR="00066997" w:rsidRDefault="00000000">
            <w:r>
              <w:rPr>
                <w:rFonts w:eastAsia="Arial"/>
                <w:sz w:val="20"/>
                <w:szCs w:val="20"/>
              </w:rPr>
              <w:t>presales</w:t>
            </w:r>
          </w:p>
        </w:tc>
      </w:tr>
      <w:tr w:rsidR="00066997" w14:paraId="31A436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E6E3" w14:textId="77777777" w:rsidR="00066997" w:rsidRDefault="00000000">
            <w:r>
              <w:rPr>
                <w:rFonts w:eastAsia="Arial"/>
                <w:sz w:val="20"/>
                <w:szCs w:val="20"/>
              </w:rPr>
              <w:t>psp-tech-support-expert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9105" w14:textId="77777777" w:rsidR="00066997" w:rsidRDefault="00000000">
            <w:r>
              <w:rPr>
                <w:rFonts w:eastAsia="Arial"/>
                <w:sz w:val="20"/>
                <w:szCs w:val="20"/>
              </w:rPr>
              <w:t>PSP 技术支持专家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E3EB7" w14:textId="77777777" w:rsidR="00066997" w:rsidRDefault="00000000">
            <w:r>
              <w:rPr>
                <w:rFonts w:eastAsia="Arial"/>
                <w:sz w:val="20"/>
                <w:szCs w:val="20"/>
              </w:rPr>
              <w:t>psp-tech-support-expert.svg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BA69" w14:textId="77777777" w:rsidR="00066997" w:rsidRDefault="00000000">
            <w:r>
              <w:rPr>
                <w:rFonts w:eastAsia="Arial"/>
                <w:sz w:val="20"/>
                <w:szCs w:val="20"/>
              </w:rPr>
              <w:t>technical_support</w:t>
            </w:r>
          </w:p>
        </w:tc>
      </w:tr>
      <w:tr w:rsidR="00066997" w14:paraId="5C4FEE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A778" w14:textId="77777777" w:rsidR="00066997" w:rsidRDefault="00000000">
            <w:r>
              <w:rPr>
                <w:rFonts w:eastAsia="Arial"/>
                <w:sz w:val="20"/>
                <w:szCs w:val="20"/>
              </w:rPr>
              <w:t>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3489C" w14:textId="77777777" w:rsidR="00066997" w:rsidRDefault="00000000">
            <w:r>
              <w:rPr>
                <w:rFonts w:eastAsia="Arial"/>
                <w:sz w:val="20"/>
                <w:szCs w:val="20"/>
              </w:rPr>
              <w:t>AI 助手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57458" w14:textId="77777777" w:rsidR="00066997" w:rsidRDefault="00000000">
            <w:r>
              <w:rPr>
                <w:rFonts w:eastAsia="Arial"/>
                <w:sz w:val="20"/>
                <w:szCs w:val="20"/>
              </w:rPr>
              <w:t>ai.svg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2E8E" w14:textId="77777777" w:rsidR="00066997" w:rsidRDefault="00000000">
            <w:r>
              <w:rPr>
                <w:rFonts w:eastAsia="Arial"/>
                <w:sz w:val="20"/>
                <w:szCs w:val="20"/>
              </w:rPr>
              <w:t>coder</w:t>
            </w:r>
          </w:p>
        </w:tc>
      </w:tr>
      <w:tr w:rsidR="00066997" w14:paraId="73B6FF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7A50" w14:textId="77777777" w:rsidR="00066997" w:rsidRDefault="00000000">
            <w:r>
              <w:rPr>
                <w:rFonts w:eastAsia="Arial"/>
                <w:sz w:val="20"/>
                <w:szCs w:val="20"/>
              </w:rPr>
              <w:t>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FAAC" w14:textId="77777777" w:rsidR="00066997" w:rsidRDefault="00000000">
            <w:r>
              <w:rPr>
                <w:rFonts w:eastAsia="Arial"/>
                <w:sz w:val="20"/>
                <w:szCs w:val="20"/>
              </w:rPr>
              <w:t>IR 专员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6763" w14:textId="77777777" w:rsidR="00066997" w:rsidRDefault="00000000">
            <w:r>
              <w:rPr>
                <w:rFonts w:eastAsia="Arial"/>
                <w:sz w:val="20"/>
                <w:szCs w:val="20"/>
              </w:rPr>
              <w:t>ir.svg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0A2B" w14:textId="77777777" w:rsidR="00066997" w:rsidRDefault="00000000">
            <w:r>
              <w:rPr>
                <w:rFonts w:eastAsia="Arial"/>
                <w:sz w:val="20"/>
                <w:szCs w:val="20"/>
              </w:rPr>
              <w:t>reviewer</w:t>
            </w:r>
          </w:p>
        </w:tc>
      </w:tr>
      <w:tr w:rsidR="00066997" w14:paraId="3A44B4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DAE3" w14:textId="77777777" w:rsidR="00066997" w:rsidRDefault="00000000">
            <w:r>
              <w:rPr>
                <w:rFonts w:eastAsia="Arial"/>
                <w:sz w:val="20"/>
                <w:szCs w:val="20"/>
              </w:rPr>
              <w:t>5590t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24AF" w14:textId="77777777" w:rsidR="00066997" w:rsidRDefault="00000000">
            <w:r>
              <w:rPr>
                <w:rFonts w:eastAsia="Arial"/>
                <w:sz w:val="20"/>
                <w:szCs w:val="20"/>
              </w:rPr>
              <w:t>5590T 专项助手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2ED5" w14:textId="77777777" w:rsidR="00066997" w:rsidRDefault="00000000">
            <w:r>
              <w:rPr>
                <w:rFonts w:eastAsia="Arial"/>
                <w:sz w:val="20"/>
                <w:szCs w:val="20"/>
              </w:rPr>
              <w:t>5590t.svg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7260" w14:textId="77777777" w:rsidR="00066997" w:rsidRDefault="00000000">
            <w:r>
              <w:rPr>
                <w:rFonts w:eastAsia="Arial"/>
                <w:sz w:val="20"/>
                <w:szCs w:val="20"/>
              </w:rPr>
              <w:t>explorer</w:t>
            </w:r>
          </w:p>
        </w:tc>
      </w:tr>
      <w:tr w:rsidR="00066997" w14:paraId="BAA01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101" w14:textId="77777777" w:rsidR="00066997" w:rsidRDefault="00000000">
            <w:r>
              <w:rPr>
                <w:rFonts w:eastAsia="Arial"/>
                <w:sz w:val="20"/>
                <w:szCs w:val="20"/>
              </w:rPr>
              <w:t>reviewer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101" w14:textId="77777777" w:rsidR="00066997" w:rsidRDefault="00000000">
            <w:r>
              <w:rPr>
                <w:rFonts w:eastAsia="Arial"/>
                <w:sz w:val="20"/>
                <w:szCs w:val="20"/>
              </w:rPr>
              <w:t>文档、需求、架构、变更审核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101" w14:textId="77777777" w:rsidR="00066997" w:rsidRDefault="00000000">
            <w:r>
              <w:rPr>
                <w:rFonts w:eastAsia="Arial"/>
                <w:sz w:val="20"/>
                <w:szCs w:val="20"/>
              </w:rPr>
              <w:t>评审管理、变更控制</w:t>
            </w:r>
          </w:p>
        </w:tc>
      </w:tr>
      <w:tr w:rsidR="00066997" w14:paraId="BAA02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201" w14:textId="77777777" w:rsidR="00066997" w:rsidRDefault="00000000">
            <w:r>
              <w:rPr>
                <w:rFonts w:eastAsia="Arial"/>
                <w:sz w:val="20"/>
                <w:szCs w:val="20"/>
              </w:rPr>
              <w:t>technical_support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201" w14:textId="77777777" w:rsidR="00066997" w:rsidRDefault="00000000">
            <w:r>
              <w:rPr>
                <w:rFonts w:eastAsia="Arial"/>
                <w:sz w:val="20"/>
                <w:szCs w:val="20"/>
              </w:rPr>
              <w:t>API 接入、故障诊断、技术支持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201" w14:textId="77777777" w:rsidR="00066997" w:rsidRDefault="00000000">
            <w:r>
              <w:rPr>
                <w:rFonts w:eastAsia="Arial"/>
                <w:sz w:val="20"/>
                <w:szCs w:val="20"/>
              </w:rPr>
              <w:t>PSP 技术支持、接入辅助</w:t>
            </w:r>
          </w:p>
        </w:tc>
      </w:tr>
      <w:tr w:rsidR="00066997" w14:paraId="BAA03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301" w14:textId="77777777" w:rsidR="00066997" w:rsidRDefault="00000000">
            <w:r>
              <w:rPr>
                <w:rFonts w:eastAsia="Arial"/>
                <w:sz w:val="20"/>
                <w:szCs w:val="20"/>
              </w:rPr>
              <w:t>test_agent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301" w14:textId="77777777" w:rsidR="00066997" w:rsidRDefault="00000000">
            <w:r>
              <w:rPr>
                <w:rFonts w:eastAsia="Arial"/>
                <w:sz w:val="20"/>
                <w:szCs w:val="20"/>
              </w:rPr>
              <w:t>测试计划、用例设计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301" w14:textId="77777777" w:rsidR="00066997" w:rsidRDefault="00000000">
            <w:r>
              <w:rPr>
                <w:rFonts w:eastAsia="Arial"/>
                <w:sz w:val="20"/>
                <w:szCs w:val="20"/>
              </w:rPr>
              <w:t>质量保证、测试自动化</w:t>
            </w:r>
          </w:p>
        </w:tc>
      </w:tr>
      <w:tr w:rsidR="00066997" w14:paraId="BAA04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401" w14:textId="77777777" w:rsidR="00066997" w:rsidRDefault="00000000">
            <w:r>
              <w:rPr>
                <w:rFonts w:eastAsia="Arial"/>
                <w:sz w:val="20"/>
                <w:szCs w:val="20"/>
              </w:rPr>
              <w:t>event_agent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401" w14:textId="77777777" w:rsidR="00066997" w:rsidRDefault="00000000">
            <w:r>
              <w:rPr>
                <w:rFonts w:eastAsia="Arial"/>
                <w:sz w:val="20"/>
                <w:szCs w:val="20"/>
              </w:rPr>
              <w:t>会议策划、投资者活动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401" w14:textId="77777777" w:rsidR="00066997" w:rsidRDefault="00000000">
            <w:r>
              <w:rPr>
                <w:rFonts w:eastAsia="Arial"/>
                <w:sz w:val="20"/>
                <w:szCs w:val="20"/>
              </w:rPr>
              <w:t>活动管理、IR 路演</w:t>
            </w:r>
          </w:p>
        </w:tc>
      </w:tr>
      <w:tr w:rsidR="00066997" w14:paraId="BAA05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501" w14:textId="77777777" w:rsidR="00066997" w:rsidRDefault="00000000">
            <w:r>
              <w:rPr>
                <w:rFonts w:eastAsia="Arial"/>
                <w:sz w:val="20"/>
                <w:szCs w:val="20"/>
              </w:rPr>
              <w:t>market_intelligence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501" w14:textId="77777777" w:rsidR="00066997" w:rsidRDefault="00000000">
            <w:r>
              <w:rPr>
                <w:rFonts w:eastAsia="Arial"/>
                <w:sz w:val="20"/>
                <w:szCs w:val="20"/>
              </w:rPr>
              <w:t>市场情报、商机挖掘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501" w14:textId="77777777" w:rsidR="00066997" w:rsidRDefault="00000000">
            <w:r>
              <w:rPr>
                <w:rFonts w:eastAsia="Arial"/>
                <w:sz w:val="20"/>
                <w:szCs w:val="20"/>
              </w:rPr>
              <w:t>销售辅助、竞品分析</w:t>
            </w:r>
          </w:p>
        </w:tc>
      </w:tr>
      <w:tr w:rsidR="00066997" w14:paraId="BAA06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601" w14:textId="77777777" w:rsidR="00066997" w:rsidRDefault="00000000">
            <w:r>
              <w:rPr>
                <w:rFonts w:eastAsia="Arial"/>
                <w:sz w:val="20"/>
                <w:szCs w:val="20"/>
              </w:rPr>
              <w:t>report_agent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601" w14:textId="77777777" w:rsidR="00066997" w:rsidRDefault="00000000">
            <w:r>
              <w:rPr>
                <w:rFonts w:eastAsia="Arial"/>
                <w:sz w:val="20"/>
                <w:szCs w:val="20"/>
              </w:rPr>
              <w:t>业务报告自动生成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601" w14:textId="77777777" w:rsidR="00066997" w:rsidRDefault="00000000">
            <w:r>
              <w:rPr>
                <w:rFonts w:eastAsia="Arial"/>
                <w:sz w:val="20"/>
                <w:szCs w:val="20"/>
              </w:rPr>
              <w:t>月度汇报、管理层报告</w:t>
            </w:r>
          </w:p>
        </w:tc>
      </w:tr>
      <w:tr w:rsidR="00066997" w14:paraId="BAA07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701" w14:textId="77777777" w:rsidR="00066997" w:rsidRDefault="00000000">
            <w:r>
              <w:rPr>
                <w:rFonts w:eastAsia="Arial"/>
                <w:sz w:val="20"/>
                <w:szCs w:val="20"/>
              </w:rPr>
              <w:t>recon_agent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701" w14:textId="77777777" w:rsidR="00066997" w:rsidRDefault="00000000">
            <w:r>
              <w:rPr>
                <w:rFonts w:eastAsia="Arial"/>
                <w:sz w:val="20"/>
                <w:szCs w:val="20"/>
              </w:rPr>
              <w:t>商户对账、差异核查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701" w14:textId="77777777" w:rsidR="00066997" w:rsidRDefault="00000000">
            <w:r>
              <w:rPr>
                <w:rFonts w:eastAsia="Arial"/>
                <w:sz w:val="20"/>
                <w:szCs w:val="20"/>
              </w:rPr>
              <w:t>账务核对、支付对账</w:t>
            </w:r>
          </w:p>
        </w:tc>
      </w:tr>
      <w:tr w:rsidR="00066997" w14:paraId="BAA08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801" w14:textId="77777777" w:rsidR="00066997" w:rsidRDefault="00000000">
            <w:r>
              <w:rPr>
                <w:rFonts w:eastAsia="Arial"/>
                <w:sz w:val="20"/>
                <w:szCs w:val="20"/>
              </w:rPr>
              <w:t>bank_reconciliation_agent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801" w14:textId="77777777" w:rsidR="00066997" w:rsidRDefault="00000000">
            <w:r>
              <w:rPr>
                <w:rFonts w:eastAsia="Arial"/>
                <w:sz w:val="20"/>
                <w:szCs w:val="20"/>
              </w:rPr>
              <w:t>银行流水对账处理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AAA0801" w14:textId="77777777" w:rsidR="00066997" w:rsidRDefault="00000000">
            <w:r>
              <w:rPr>
                <w:rFonts w:eastAsia="Arial"/>
                <w:sz w:val="20"/>
                <w:szCs w:val="20"/>
              </w:rPr>
              <w:t>资金对账、银行流水</w:t>
            </w:r>
          </w:p>
        </w:tc>
      </w:tr>
    </w:tbl>
    <w:p w14:paraId="78C4D4BE" w14:textId="77777777" w:rsidR="00066997" w:rsidRDefault="00000000">
      <w:r>
        <w:br w:type="page"/>
      </w:r>
    </w:p>
    <w:p w14:paraId="32226BC5" w14:textId="77777777" w:rsidR="00066997" w:rsidRDefault="00000000">
      <w:pPr>
        <w:pStyle w:val="1"/>
        <w:spacing w:before="360" w:after="180"/>
      </w:pPr>
      <w:r>
        <w:rPr>
          <w:sz w:val="32"/>
          <w:szCs w:val="32"/>
        </w:rPr>
        <w:lastRenderedPageBreak/>
        <w:t>附录 B  常见问题解答</w:t>
      </w:r>
    </w:p>
    <w:p w14:paraId="6D8D29DF" w14:textId="77777777" w:rsidR="00066997" w:rsidRDefault="00000000">
      <w:r>
        <w:rPr>
          <w:rFonts w:eastAsia="Arial"/>
          <w:b/>
          <w:bCs/>
        </w:rPr>
        <w:t>Q1：Agent 界面显示默认机器人图标，图标丢失了怎么办？</w:t>
      </w:r>
    </w:p>
    <w:p w14:paraId="5B8C50E3" w14:textId="77777777" w:rsidR="00066997" w:rsidRDefault="00000000">
      <w:pPr>
        <w:spacing w:before="80" w:after="200"/>
        <w:ind w:left="360"/>
      </w:pPr>
      <w:r>
        <w:rPr>
          <w:rFonts w:eastAsia="Arial"/>
        </w:rPr>
        <w:t>图标文件通常因未提交 Git 而在重新部署后丢失。请检查 frontend/public/icons/ 目录，将正确的图标文件（文件名须与 Slug 完全一致）放入该目录，确认 figure_url 字段正确后提交 Git。详见第 6.4 节。</w:t>
      </w:r>
    </w:p>
    <w:p w14:paraId="3107FE7D" w14:textId="77777777" w:rsidR="00066997" w:rsidRDefault="00000000">
      <w:r>
        <w:rPr>
          <w:rFonts w:eastAsia="Arial"/>
          <w:b/>
          <w:bCs/>
        </w:rPr>
        <w:t>Q2：在管理界面找不到某个 Agent，怎么处理？</w:t>
      </w:r>
    </w:p>
    <w:p w14:paraId="1ABADC13" w14:textId="77777777" w:rsidR="00066997" w:rsidRDefault="00000000">
      <w:pPr>
        <w:spacing w:before="80" w:after="200"/>
        <w:ind w:left="360"/>
      </w:pPr>
      <w:r>
        <w:rPr>
          <w:rFonts w:eastAsia="Arial"/>
        </w:rPr>
        <w:t>可能原因：① is_active 设为 false；② visibility 设为 private 或 department，当前账号无访问权限；③ Agent 尚未创建或部署未完成。请在管理后台检查 Agent 的启用状态和可见范围设置。</w:t>
      </w:r>
    </w:p>
    <w:p w14:paraId="0D999681" w14:textId="77777777" w:rsidR="00066997" w:rsidRDefault="00000000">
      <w:r>
        <w:rPr>
          <w:rFonts w:eastAsia="Arial"/>
          <w:b/>
          <w:bCs/>
        </w:rPr>
        <w:t>Q3：已修改 Agent 配置，但重新部署后配置恢复原样，怎么回事？</w:t>
      </w:r>
    </w:p>
    <w:p w14:paraId="582F7EEC" w14:textId="77777777" w:rsidR="00066997" w:rsidRDefault="00000000">
      <w:pPr>
        <w:spacing w:before="80" w:after="200"/>
        <w:ind w:left="360"/>
      </w:pPr>
      <w:r>
        <w:rPr>
          <w:rFonts w:eastAsia="Arial"/>
        </w:rPr>
        <w:t>部署时会执行 make seed-agents，用 Seed 文件覆盖数据库。若修改后未及时导出 Seed 并提交 Git，下次部署会将数据库还原为旧版本。修改 Agent 后请立即执行导出并提交的流程（详见第 6.2 节）。</w:t>
      </w:r>
    </w:p>
    <w:p w14:paraId="3124F615" w14:textId="77777777" w:rsidR="00066997" w:rsidRDefault="00000000">
      <w:r>
        <w:rPr>
          <w:rFonts w:eastAsia="Arial"/>
          <w:b/>
          <w:bCs/>
        </w:rPr>
        <w:t>Q4：新建 Agent 时提示 Slug 已存在，如何处理？</w:t>
      </w:r>
    </w:p>
    <w:p w14:paraId="72014F01" w14:textId="77777777" w:rsidR="00066997" w:rsidRDefault="00000000">
      <w:pPr>
        <w:spacing w:before="80" w:after="200"/>
        <w:ind w:left="360"/>
      </w:pPr>
      <w:r>
        <w:rPr>
          <w:rFonts w:eastAsia="Arial"/>
        </w:rPr>
        <w:t>每个 Slug 在系统内全局唯一。请换一个更具体的名称，例如在原有 Slug 后追加功能后缀或部门标识，如：finance-reconciliation-expert-v2。确认新 Slug 未被占用后再创建。</w:t>
      </w:r>
    </w:p>
    <w:p w14:paraId="3740CF3A" w14:textId="77777777" w:rsidR="00066997" w:rsidRDefault="00000000">
      <w:r>
        <w:rPr>
          <w:rFonts w:eastAsia="Arial"/>
          <w:b/>
          <w:bCs/>
        </w:rPr>
        <w:t>Q5：图标在本地正常显示，推送到生产后消失了，为什么？</w:t>
      </w:r>
    </w:p>
    <w:p w14:paraId="4C5AB345" w14:textId="77777777" w:rsidR="00066997" w:rsidRDefault="00000000">
      <w:pPr>
        <w:spacing w:before="80" w:after="200"/>
        <w:ind w:left="360"/>
      </w:pPr>
      <w:r>
        <w:rPr>
          <w:rFonts w:eastAsia="Arial"/>
        </w:rPr>
        <w:t>最常见原因是图标文件未被 Git 追踪：文件可能通过界面上传到了 workspace/uploads/（被 .gitignore 忽略）。请直接将图标文件复制到 frontend/public/icons/ 目录并用 git add 手动追踪，然后提交推送。</w:t>
      </w:r>
    </w:p>
    <w:p w14:paraId="4E9C37AE" w14:textId="77777777" w:rsidR="00066997" w:rsidRDefault="00066997">
      <w:pPr>
        <w:spacing w:after="80"/>
      </w:pPr>
    </w:p>
    <w:p w14:paraId="5A10F157" w14:textId="77777777" w:rsidR="00066997" w:rsidRDefault="00000000">
      <w:pPr>
        <w:pBdr>
          <w:top w:val="single" w:sz="4" w:space="0" w:color="CCCCCC"/>
        </w:pBdr>
        <w:spacing w:before="480" w:after="0"/>
        <w:jc w:val="center"/>
      </w:pPr>
      <w:r>
        <w:rPr>
          <w:rFonts w:eastAsia="Arial"/>
          <w:color w:val="7F7F7F"/>
          <w:sz w:val="18"/>
          <w:szCs w:val="18"/>
        </w:rPr>
        <w:t>本手册版本 v1.1，2026-05-17  |  如有疑问请联系技术团队</w:t>
      </w:r>
    </w:p>
    <w:sectPr w:rsidR="0006699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DFA04" w14:textId="77777777" w:rsidR="00273AA7" w:rsidRDefault="00273AA7">
      <w:pPr>
        <w:spacing w:after="0"/>
      </w:pPr>
      <w:r>
        <w:separator/>
      </w:r>
    </w:p>
  </w:endnote>
  <w:endnote w:type="continuationSeparator" w:id="0">
    <w:p w14:paraId="3091ADE3" w14:textId="77777777" w:rsidR="00273AA7" w:rsidRDefault="00273A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CFB79" w14:textId="77777777" w:rsidR="00066997" w:rsidRDefault="00000000">
    <w:pPr>
      <w:pBdr>
        <w:top w:val="single" w:sz="4" w:space="4" w:color="CCCCCC"/>
      </w:pBdr>
      <w:jc w:val="center"/>
    </w:pPr>
    <w:proofErr w:type="gramStart"/>
    <w:r>
      <w:rPr>
        <w:rFonts w:eastAsia="Arial"/>
        <w:color w:val="7F7F7F"/>
        <w:sz w:val="18"/>
        <w:szCs w:val="18"/>
      </w:rPr>
      <w:t>v1.0  |</w:t>
    </w:r>
    <w:proofErr w:type="gramEnd"/>
    <w:r>
      <w:rPr>
        <w:rFonts w:eastAsia="Arial"/>
        <w:color w:val="7F7F7F"/>
        <w:sz w:val="18"/>
        <w:szCs w:val="18"/>
      </w:rPr>
      <w:t xml:space="preserve">  2026-05-17    </w:t>
    </w:r>
    <w:r>
      <w:rPr>
        <w:color w:val="7F7F7F"/>
        <w:sz w:val="18"/>
        <w:szCs w:val="18"/>
      </w:rPr>
      <w:fldChar w:fldCharType="begin"/>
    </w:r>
    <w:r>
      <w:rPr>
        <w:rFonts w:eastAsia="Arial"/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6A5EA9">
      <w:rPr>
        <w:rFonts w:eastAsia="Arial"/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086B36" w14:textId="77777777" w:rsidR="00273AA7" w:rsidRDefault="00273AA7">
      <w:pPr>
        <w:spacing w:after="0"/>
      </w:pPr>
      <w:r>
        <w:separator/>
      </w:r>
    </w:p>
  </w:footnote>
  <w:footnote w:type="continuationSeparator" w:id="0">
    <w:p w14:paraId="3BE0BEB9" w14:textId="77777777" w:rsidR="00273AA7" w:rsidRDefault="00273AA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70CBCC" w14:textId="77777777" w:rsidR="00066997" w:rsidRDefault="00000000">
    <w:pPr>
      <w:pBdr>
        <w:bottom w:val="single" w:sz="4" w:space="4" w:color="CCCCCC"/>
      </w:pBdr>
      <w:jc w:val="right"/>
    </w:pPr>
    <w:r>
      <w:rPr>
        <w:rFonts w:eastAsia="Arial"/>
        <w:color w:val="7F7F7F"/>
        <w:sz w:val="18"/>
        <w:szCs w:val="18"/>
      </w:rPr>
      <w:t>AIOS Agent 管理手册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D6ABA"/>
    <w:multiLevelType w:val="hybridMultilevel"/>
    <w:tmpl w:val="563A6A6E"/>
    <w:lvl w:ilvl="0" w:tplc="77D813D0">
      <w:start w:val="1"/>
      <w:numFmt w:val="bullet"/>
      <w:lvlText w:val="•"/>
      <w:lvlJc w:val="left"/>
      <w:pPr>
        <w:ind w:left="720" w:hanging="360"/>
      </w:pPr>
    </w:lvl>
    <w:lvl w:ilvl="1" w:tplc="7FB01D3A">
      <w:start w:val="1"/>
      <w:numFmt w:val="bullet"/>
      <w:lvlText w:val="◦"/>
      <w:lvlJc w:val="left"/>
      <w:pPr>
        <w:ind w:left="1080" w:hanging="360"/>
      </w:pPr>
    </w:lvl>
    <w:lvl w:ilvl="2" w:tplc="871CCE04">
      <w:numFmt w:val="decimal"/>
      <w:lvlText w:val=""/>
      <w:lvlJc w:val="left"/>
    </w:lvl>
    <w:lvl w:ilvl="3" w:tplc="EC74CDA0">
      <w:numFmt w:val="decimal"/>
      <w:lvlText w:val=""/>
      <w:lvlJc w:val="left"/>
    </w:lvl>
    <w:lvl w:ilvl="4" w:tplc="FD961A2E">
      <w:numFmt w:val="decimal"/>
      <w:lvlText w:val=""/>
      <w:lvlJc w:val="left"/>
    </w:lvl>
    <w:lvl w:ilvl="5" w:tplc="C06C7F16">
      <w:numFmt w:val="decimal"/>
      <w:lvlText w:val=""/>
      <w:lvlJc w:val="left"/>
    </w:lvl>
    <w:lvl w:ilvl="6" w:tplc="D8663854">
      <w:numFmt w:val="decimal"/>
      <w:lvlText w:val=""/>
      <w:lvlJc w:val="left"/>
    </w:lvl>
    <w:lvl w:ilvl="7" w:tplc="3A866F5A">
      <w:numFmt w:val="decimal"/>
      <w:lvlText w:val=""/>
      <w:lvlJc w:val="left"/>
    </w:lvl>
    <w:lvl w:ilvl="8" w:tplc="52D429EE">
      <w:numFmt w:val="decimal"/>
      <w:lvlText w:val=""/>
      <w:lvlJc w:val="left"/>
    </w:lvl>
  </w:abstractNum>
  <w:abstractNum w:abstractNumId="1" w15:restartNumberingAfterBreak="0">
    <w:nsid w:val="558E78B5"/>
    <w:multiLevelType w:val="hybridMultilevel"/>
    <w:tmpl w:val="F2A8B72A"/>
    <w:lvl w:ilvl="0" w:tplc="6C84A40C">
      <w:start w:val="1"/>
      <w:numFmt w:val="bullet"/>
      <w:lvlText w:val="●"/>
      <w:lvlJc w:val="left"/>
      <w:pPr>
        <w:ind w:left="720" w:hanging="360"/>
      </w:pPr>
    </w:lvl>
    <w:lvl w:ilvl="1" w:tplc="D6E0E252">
      <w:start w:val="1"/>
      <w:numFmt w:val="bullet"/>
      <w:lvlText w:val="○"/>
      <w:lvlJc w:val="left"/>
      <w:pPr>
        <w:ind w:left="1440" w:hanging="360"/>
      </w:pPr>
    </w:lvl>
    <w:lvl w:ilvl="2" w:tplc="089486E6">
      <w:start w:val="1"/>
      <w:numFmt w:val="bullet"/>
      <w:lvlText w:val="■"/>
      <w:lvlJc w:val="left"/>
      <w:pPr>
        <w:ind w:left="2160" w:hanging="360"/>
      </w:pPr>
    </w:lvl>
    <w:lvl w:ilvl="3" w:tplc="9F6EE5A4">
      <w:start w:val="1"/>
      <w:numFmt w:val="bullet"/>
      <w:lvlText w:val="●"/>
      <w:lvlJc w:val="left"/>
      <w:pPr>
        <w:ind w:left="2880" w:hanging="360"/>
      </w:pPr>
    </w:lvl>
    <w:lvl w:ilvl="4" w:tplc="7CC87B7A">
      <w:start w:val="1"/>
      <w:numFmt w:val="bullet"/>
      <w:lvlText w:val="○"/>
      <w:lvlJc w:val="left"/>
      <w:pPr>
        <w:ind w:left="3600" w:hanging="360"/>
      </w:pPr>
    </w:lvl>
    <w:lvl w:ilvl="5" w:tplc="563A75B2">
      <w:start w:val="1"/>
      <w:numFmt w:val="bullet"/>
      <w:lvlText w:val="■"/>
      <w:lvlJc w:val="left"/>
      <w:pPr>
        <w:ind w:left="4320" w:hanging="360"/>
      </w:pPr>
    </w:lvl>
    <w:lvl w:ilvl="6" w:tplc="B4885880">
      <w:start w:val="1"/>
      <w:numFmt w:val="bullet"/>
      <w:lvlText w:val="●"/>
      <w:lvlJc w:val="left"/>
      <w:pPr>
        <w:ind w:left="5040" w:hanging="360"/>
      </w:pPr>
    </w:lvl>
    <w:lvl w:ilvl="7" w:tplc="ADA2B734">
      <w:start w:val="1"/>
      <w:numFmt w:val="bullet"/>
      <w:lvlText w:val="●"/>
      <w:lvlJc w:val="left"/>
      <w:pPr>
        <w:ind w:left="5760" w:hanging="360"/>
      </w:pPr>
    </w:lvl>
    <w:lvl w:ilvl="8" w:tplc="CAC0C9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0F04E9"/>
    <w:multiLevelType w:val="hybridMultilevel"/>
    <w:tmpl w:val="321E2250"/>
    <w:lvl w:ilvl="0" w:tplc="9D0EBE30">
      <w:start w:val="1"/>
      <w:numFmt w:val="bullet"/>
      <w:lvlText w:val="□"/>
      <w:lvlJc w:val="left"/>
      <w:pPr>
        <w:ind w:left="720" w:hanging="360"/>
      </w:pPr>
    </w:lvl>
    <w:lvl w:ilvl="1" w:tplc="E20C87A2">
      <w:numFmt w:val="decimal"/>
      <w:lvlText w:val=""/>
      <w:lvlJc w:val="left"/>
    </w:lvl>
    <w:lvl w:ilvl="2" w:tplc="D92C094C">
      <w:numFmt w:val="decimal"/>
      <w:lvlText w:val=""/>
      <w:lvlJc w:val="left"/>
    </w:lvl>
    <w:lvl w:ilvl="3" w:tplc="E7A06EE2">
      <w:numFmt w:val="decimal"/>
      <w:lvlText w:val=""/>
      <w:lvlJc w:val="left"/>
    </w:lvl>
    <w:lvl w:ilvl="4" w:tplc="73528D1A">
      <w:numFmt w:val="decimal"/>
      <w:lvlText w:val=""/>
      <w:lvlJc w:val="left"/>
    </w:lvl>
    <w:lvl w:ilvl="5" w:tplc="C8E0B0C2">
      <w:numFmt w:val="decimal"/>
      <w:lvlText w:val=""/>
      <w:lvlJc w:val="left"/>
    </w:lvl>
    <w:lvl w:ilvl="6" w:tplc="B1524800">
      <w:numFmt w:val="decimal"/>
      <w:lvlText w:val=""/>
      <w:lvlJc w:val="left"/>
    </w:lvl>
    <w:lvl w:ilvl="7" w:tplc="9E383EAE">
      <w:numFmt w:val="decimal"/>
      <w:lvlText w:val=""/>
      <w:lvlJc w:val="left"/>
    </w:lvl>
    <w:lvl w:ilvl="8" w:tplc="19AC278E">
      <w:numFmt w:val="decimal"/>
      <w:lvlText w:val=""/>
      <w:lvlJc w:val="left"/>
    </w:lvl>
  </w:abstractNum>
  <w:abstractNum w:abstractNumId="3" w15:restartNumberingAfterBreak="0">
    <w:nsid w:val="71FD36E2"/>
    <w:multiLevelType w:val="hybridMultilevel"/>
    <w:tmpl w:val="59B6168A"/>
    <w:lvl w:ilvl="0" w:tplc="2914381C">
      <w:start w:val="1"/>
      <w:numFmt w:val="decimal"/>
      <w:lvlText w:val="%1."/>
      <w:lvlJc w:val="left"/>
      <w:pPr>
        <w:ind w:left="720" w:hanging="360"/>
      </w:pPr>
    </w:lvl>
    <w:lvl w:ilvl="1" w:tplc="02E2D7CE">
      <w:start w:val="1"/>
      <w:numFmt w:val="bullet"/>
      <w:lvlText w:val="•"/>
      <w:lvlJc w:val="left"/>
      <w:pPr>
        <w:ind w:left="1080" w:hanging="360"/>
      </w:pPr>
    </w:lvl>
    <w:lvl w:ilvl="2" w:tplc="A7AABE4C">
      <w:numFmt w:val="decimal"/>
      <w:lvlText w:val=""/>
      <w:lvlJc w:val="left"/>
    </w:lvl>
    <w:lvl w:ilvl="3" w:tplc="02DE4152">
      <w:numFmt w:val="decimal"/>
      <w:lvlText w:val=""/>
      <w:lvlJc w:val="left"/>
    </w:lvl>
    <w:lvl w:ilvl="4" w:tplc="5FD27CA0">
      <w:numFmt w:val="decimal"/>
      <w:lvlText w:val=""/>
      <w:lvlJc w:val="left"/>
    </w:lvl>
    <w:lvl w:ilvl="5" w:tplc="880EE7DE">
      <w:numFmt w:val="decimal"/>
      <w:lvlText w:val=""/>
      <w:lvlJc w:val="left"/>
    </w:lvl>
    <w:lvl w:ilvl="6" w:tplc="D4961018">
      <w:numFmt w:val="decimal"/>
      <w:lvlText w:val=""/>
      <w:lvlJc w:val="left"/>
    </w:lvl>
    <w:lvl w:ilvl="7" w:tplc="B0C4C6A8">
      <w:numFmt w:val="decimal"/>
      <w:lvlText w:val=""/>
      <w:lvlJc w:val="left"/>
    </w:lvl>
    <w:lvl w:ilvl="8" w:tplc="D034E1CE">
      <w:numFmt w:val="decimal"/>
      <w:lvlText w:val=""/>
      <w:lvlJc w:val="left"/>
    </w:lvl>
  </w:abstractNum>
  <w:num w:numId="1" w16cid:durableId="1919292933">
    <w:abstractNumId w:val="1"/>
    <w:lvlOverride w:ilvl="0">
      <w:startOverride w:val="1"/>
    </w:lvlOverride>
  </w:num>
  <w:num w:numId="2" w16cid:durableId="1977291524">
    <w:abstractNumId w:val="0"/>
    <w:lvlOverride w:ilvl="0">
      <w:startOverride w:val="1"/>
    </w:lvlOverride>
  </w:num>
  <w:num w:numId="3" w16cid:durableId="489098144">
    <w:abstractNumId w:val="3"/>
    <w:lvlOverride w:ilvl="0">
      <w:startOverride w:val="1"/>
    </w:lvlOverride>
  </w:num>
  <w:num w:numId="4" w16cid:durableId="12244096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3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97"/>
    <w:rsid w:val="00066997"/>
    <w:rsid w:val="00273AA7"/>
    <w:rsid w:val="005E6EF6"/>
    <w:rsid w:val="006A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ECBA5"/>
  <w15:docId w15:val="{78E43CBB-E767-654E-B9CB-7A24A6BF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eastAsia="Arial"/>
      <w:b/>
      <w:bCs/>
      <w:color w:val="2F549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1F5C8B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1328</Words>
  <Characters>7571</Characters>
  <Application>Microsoft Office Word</Application>
  <DocSecurity>0</DocSecurity>
  <Lines>63</Lines>
  <Paragraphs>17</Paragraphs>
  <ScaleCrop>false</ScaleCrop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陳 斌</cp:lastModifiedBy>
  <cp:revision>2</cp:revision>
  <dcterms:created xsi:type="dcterms:W3CDTF">2026-05-17T00:55:00Z</dcterms:created>
  <dcterms:modified xsi:type="dcterms:W3CDTF">2026-05-17T01:05:00Z</dcterms:modified>
</cp:coreProperties>
</file>